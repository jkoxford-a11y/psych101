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6C004" w14:textId="77777777" w:rsidR="00CD4C62" w:rsidRDefault="00000000">
      <w:pPr>
        <w:pStyle w:val="Title"/>
      </w:pPr>
      <w:r>
        <w:rPr>
          <w:rFonts w:ascii="Aptos" w:hAnsi="Aptos"/>
        </w:rPr>
        <w:t>Chapter 5: Consciousness — The Brain's Model of the World</w:t>
      </w:r>
    </w:p>
    <w:p w14:paraId="09013BFD" w14:textId="77777777" w:rsidR="00CD4C62" w:rsidRDefault="00000000">
      <w:pPr>
        <w:spacing w:after="40"/>
      </w:pPr>
      <w:r>
        <w:rPr>
          <w:b/>
          <w:color w:val="464646"/>
          <w:sz w:val="24"/>
        </w:rPr>
        <w:t>Instructor line-edit copy</w:t>
      </w:r>
    </w:p>
    <w:p w14:paraId="0F6706EB" w14:textId="77777777" w:rsidR="00CD4C62" w:rsidRDefault="00000000">
      <w:pPr>
        <w:spacing w:after="200" w:line="240" w:lineRule="auto"/>
      </w:pPr>
      <w:r>
        <w:rPr>
          <w:i/>
          <w:color w:val="5A5A5A"/>
          <w:sz w:val="17"/>
        </w:rPr>
        <w:t>Snapshot generated 2026-07-21 from source\chapters\ch05-consciousness.md. Use Track Changes or comments for editorial review. Figure artwork is omitted, but captions remain. The Markdown source remains authoritative.</w:t>
      </w:r>
    </w:p>
    <w:p w14:paraId="7E812D13" w14:textId="77777777" w:rsidR="00CD4C62" w:rsidRDefault="00000000">
      <w:pPr>
        <w:pStyle w:val="Heading1"/>
      </w:pPr>
      <w:r>
        <w:rPr>
          <w:rFonts w:ascii="Aptos" w:hAnsi="Aptos"/>
        </w:rPr>
        <w:t>Misconception Opener</w:t>
      </w:r>
    </w:p>
    <w:p w14:paraId="3CAB2B96" w14:textId="77777777" w:rsidR="00CD4C62" w:rsidRDefault="00000000">
      <w:r>
        <w:rPr>
          <w:i/>
        </w:rPr>
        <w:t>"If your brain processed something, you must have been conscious of it."</w:t>
      </w:r>
    </w:p>
    <w:p w14:paraId="0DB3F2BC" w14:textId="77777777" w:rsidR="00CD4C62" w:rsidRDefault="00000000">
      <w:r>
        <w:t>Consider this case. A man with complete damage to his primary visual cortex — cortically blind, with no reportable visual experience — was placed at one end of a long hallway. The hallway was full of obstacles: boxes, a filing cabinet, a wastepaper bin placed at irregular intervals. He was told the hallway was empty.</w:t>
      </w:r>
    </w:p>
    <w:p w14:paraId="4B73D696" w14:textId="77777777" w:rsidR="00CD4C62" w:rsidRDefault="00000000">
      <w:r>
        <w:t>Encouraged to walk to the other end, he hesitated — he could see nothing, he said — but began to move. He reached the far end without a single collision. Weaving around every obstacle, navigating the space as if he could see it.</w:t>
      </w:r>
    </w:p>
    <w:p w14:paraId="35FC0C7D" w14:textId="77777777" w:rsidR="00CD4C62" w:rsidRDefault="00000000">
      <w:r>
        <w:t>Asked afterward how he had managed it, he said he had no idea (de Gelder et al., 2008).</w:t>
      </w:r>
    </w:p>
    <w:p w14:paraId="2177E2A4" w14:textId="77777777" w:rsidR="00CD4C62" w:rsidRDefault="00000000">
      <w:r>
        <w:t>His brain was receiving and processing visual information. It was processing that information well enough to guide his body through a complex physical space. None of it ever became a conscious experience.</w:t>
      </w:r>
    </w:p>
    <w:p w14:paraId="0F3E6F25" w14:textId="77777777" w:rsidR="00CD4C62" w:rsidRDefault="00000000">
      <w:r>
        <w:t xml:space="preserve">This is </w:t>
      </w:r>
      <w:r>
        <w:rPr>
          <w:b/>
        </w:rPr>
        <w:t>blindsight</w:t>
      </w:r>
      <w:r>
        <w:t xml:space="preserve"> — and it breaks the assumption buried in the misconception above. A great deal of what your brain does with sensory input never enters awareness at all. Consciousness and information processing are not the same thing.</w:t>
      </w:r>
    </w:p>
    <w:p w14:paraId="693A8F71" w14:textId="77777777" w:rsidR="00CD4C62" w:rsidRDefault="00000000">
      <w:pPr>
        <w:spacing w:after="40"/>
      </w:pPr>
      <w:r>
        <w:rPr>
          <w:i/>
          <w:color w:val="646464"/>
          <w:sz w:val="18"/>
        </w:rPr>
        <w:t>[Figure artwork omitted from line-edit packet; caption follows.]</w:t>
      </w:r>
    </w:p>
    <w:p w14:paraId="069DDA51" w14:textId="77777777" w:rsidR="00CD4C62" w:rsidRDefault="00000000">
      <w:pPr>
        <w:spacing w:after="100" w:line="240" w:lineRule="auto"/>
      </w:pPr>
      <w:r>
        <w:rPr>
          <w:i/>
          <w:sz w:val="18"/>
        </w:rPr>
        <w:t>Figure 5.1. Blindsight: visual information can guide behavior — walking around obstacles — without ever producing a conscious visual experience of them (de Gelder et al., 2008).</w:t>
      </w:r>
    </w:p>
    <w:p w14:paraId="70CCF6FE" w14:textId="77777777" w:rsidR="00CD4C62" w:rsidRDefault="00000000">
      <w:r>
        <w:t>You almost certainly have a version of this in your own experience. Have you ever driven a familiar route, arrived safely, and realized you have no memory of the last ten minutes of the trip? The car stopped at red lights, navigated turns, avoided other vehicles — all of it successfully. Nobody was home.</w:t>
      </w:r>
    </w:p>
    <w:p w14:paraId="022C5681" w14:textId="77777777" w:rsidR="00CD4C62" w:rsidRDefault="00000000">
      <w:r>
        <w:t>This chapter's question is what it means to be home: what consciousness actually is, why evolution built it, what neural systems maintain it, and what happens when you chemically disrupt those systems.</w:t>
      </w:r>
    </w:p>
    <w:p w14:paraId="79FF3973" w14:textId="77777777" w:rsidR="00CD4C62" w:rsidRDefault="00000000">
      <w:r>
        <w:t>The answer is not a complete one — the deepest question about consciousness remains genuinely unresolved, as this chapter will be honest about at the end. But a working framework that is scientifically productive, empirically grounded, and teachable is available. That is what we will build here.</w:t>
      </w:r>
    </w:p>
    <w:p w14:paraId="4F4BDF86" w14:textId="77777777" w:rsidR="00CD4C62" w:rsidRDefault="00000000">
      <w:pPr>
        <w:pStyle w:val="Heading1"/>
      </w:pPr>
      <w:r>
        <w:rPr>
          <w:rFonts w:ascii="Aptos" w:hAnsi="Aptos"/>
        </w:rPr>
        <w:t>Where This Fits</w:t>
      </w:r>
    </w:p>
    <w:p w14:paraId="2CCAF411" w14:textId="77777777" w:rsidR="00CD4C62" w:rsidRDefault="00000000">
      <w:r>
        <w:t xml:space="preserve">Chapter 4 established that perception is not a passive recording of the world but an active construction — the brain generates predictions about incoming sensory signals and updates them based on mismatch between prediction and input. This chapter asks what it means for that constructed signal to become </w:t>
      </w:r>
      <w:r>
        <w:rPr>
          <w:i/>
        </w:rPr>
        <w:t>experience</w:t>
      </w:r>
      <w:r>
        <w:t>: subjective, felt from the inside, reportable.</w:t>
      </w:r>
    </w:p>
    <w:p w14:paraId="01020898" w14:textId="77777777" w:rsidR="00CD4C62" w:rsidRDefault="00000000">
      <w:r>
        <w:t>Chapter 4 also flagged that selective attention — which signals get promoted into awareness — would be resolved here. It is.</w:t>
      </w:r>
    </w:p>
    <w:p w14:paraId="46106F95" w14:textId="77777777" w:rsidR="00CD4C62" w:rsidRDefault="00000000">
      <w:r>
        <w:t>This chapter also introduces the neurochemical mechanisms behind major drug classes.</w:t>
      </w:r>
    </w:p>
    <w:p w14:paraId="7F958217" w14:textId="77777777" w:rsidR="00CD4C62" w:rsidRDefault="00000000">
      <w:r>
        <w:t>Those mechanisms feed directly into Chapter 7 (Learning), where the dopamine reward-prediction-error system introduced here becomes the basis for understanding reinforcement.</w:t>
      </w:r>
    </w:p>
    <w:p w14:paraId="25ACA54B" w14:textId="77777777" w:rsidR="00CD4C62" w:rsidRDefault="00000000">
      <w:r>
        <w:t>Chapter 6 (Sleep) takes the predictive model established here and asks what happens to it overnight — how sleep maintains the model, and what breaks when maintenance fails.</w:t>
      </w:r>
    </w:p>
    <w:p w14:paraId="6B4DE850" w14:textId="77777777" w:rsidR="00CD4C62" w:rsidRDefault="00000000">
      <w:pPr>
        <w:pStyle w:val="Heading1"/>
      </w:pPr>
      <w:r>
        <w:rPr>
          <w:rFonts w:ascii="Aptos" w:hAnsi="Aptos"/>
        </w:rPr>
        <w:lastRenderedPageBreak/>
        <w:t>Learning Objectives</w:t>
      </w:r>
    </w:p>
    <w:p w14:paraId="26D63C80" w14:textId="77777777" w:rsidR="00CD4C62" w:rsidRDefault="00000000">
      <w:r>
        <w:t>By the end of this chapter, you should be able to:</w:t>
      </w:r>
    </w:p>
    <w:p w14:paraId="03DBC2A9" w14:textId="77777777" w:rsidR="00CD4C62" w:rsidRDefault="00000000">
      <w:pPr>
        <w:spacing w:after="40" w:line="245" w:lineRule="auto"/>
        <w:ind w:left="403" w:hanging="403"/>
      </w:pPr>
      <w:r>
        <w:rPr>
          <w:sz w:val="20"/>
        </w:rPr>
        <w:t>1.  Use blindsight to distinguish information processing, conscious perceptual content, and conscious access.</w:t>
      </w:r>
    </w:p>
    <w:p w14:paraId="20C77DCD" w14:textId="77777777" w:rsidR="00CD4C62" w:rsidRDefault="00000000">
      <w:pPr>
        <w:spacing w:after="40" w:line="245" w:lineRule="auto"/>
        <w:ind w:left="403" w:hanging="403"/>
      </w:pPr>
      <w:r>
        <w:rPr>
          <w:sz w:val="20"/>
        </w:rPr>
        <w:t>2.  Explain what the sea-squirt comparison does—and does not—show about nervous-system cost, movement, and the evolution of consciousness.</w:t>
      </w:r>
    </w:p>
    <w:p w14:paraId="2031E1FD" w14:textId="77777777" w:rsidR="00CD4C62" w:rsidRDefault="00000000">
      <w:pPr>
        <w:spacing w:after="40" w:line="245" w:lineRule="auto"/>
        <w:ind w:left="403" w:hanging="403"/>
      </w:pPr>
      <w:r>
        <w:rPr>
          <w:sz w:val="20"/>
        </w:rPr>
        <w:t>3.  Distinguish conscious state, perceptual content, access, attention, predictive inference, and phenomenal experience.</w:t>
      </w:r>
    </w:p>
    <w:p w14:paraId="34B76973" w14:textId="77777777" w:rsidR="00CD4C62" w:rsidRDefault="00000000">
      <w:pPr>
        <w:spacing w:after="40" w:line="245" w:lineRule="auto"/>
        <w:ind w:left="403" w:hanging="403"/>
      </w:pPr>
      <w:r>
        <w:rPr>
          <w:sz w:val="20"/>
        </w:rPr>
        <w:t>4.  Explain how selective attention and automaticity can dissociate from conscious content, using inattentional blindness and the cocktail-party effect.</w:t>
      </w:r>
    </w:p>
    <w:p w14:paraId="7B551FA4" w14:textId="77777777" w:rsidR="00CD4C62" w:rsidRDefault="00000000">
      <w:pPr>
        <w:spacing w:after="40" w:line="245" w:lineRule="auto"/>
        <w:ind w:left="403" w:hanging="403"/>
      </w:pPr>
      <w:r>
        <w:rPr>
          <w:sz w:val="20"/>
        </w:rPr>
        <w:t>5.  Apply predictive processing as a framework for constructed perception while explaining why it is not a complete theory or definition of consciousness.</w:t>
      </w:r>
    </w:p>
    <w:p w14:paraId="0BABBFA2" w14:textId="77777777" w:rsidR="00CD4C62" w:rsidRDefault="00000000">
      <w:pPr>
        <w:spacing w:after="40" w:line="245" w:lineRule="auto"/>
        <w:ind w:left="403" w:hanging="403"/>
      </w:pPr>
      <w:r>
        <w:rPr>
          <w:sz w:val="20"/>
        </w:rPr>
        <w:t>6.  Evaluate how alcohol, reward-prediction-error paradigms, psychedelics, and comparison drug cases dissociate systems contributing to memory, perception, pain, motivation, and self-experience.</w:t>
      </w:r>
    </w:p>
    <w:p w14:paraId="56E35070" w14:textId="77777777" w:rsidR="00CD4C62" w:rsidRDefault="00000000">
      <w:pPr>
        <w:spacing w:after="40" w:line="245" w:lineRule="auto"/>
        <w:ind w:left="403" w:hanging="403"/>
      </w:pPr>
      <w:r>
        <w:rPr>
          <w:sz w:val="20"/>
        </w:rPr>
        <w:t>7.  Explain Chalmers' hard-problem framing and distinguish functional accounts of access and perception from an explanation of subjective experience.</w:t>
      </w:r>
    </w:p>
    <w:p w14:paraId="6991C76E" w14:textId="77777777" w:rsidR="00CD4C62" w:rsidRDefault="00000000">
      <w:pPr>
        <w:pStyle w:val="Heading1"/>
      </w:pPr>
      <w:r>
        <w:rPr>
          <w:rFonts w:ascii="Aptos" w:hAnsi="Aptos"/>
        </w:rPr>
        <w:t>Section 1: What Kind of Problem Is Consciousness?</w:t>
      </w:r>
    </w:p>
    <w:p w14:paraId="189CB2A3" w14:textId="77777777" w:rsidR="00CD4C62" w:rsidRDefault="00000000">
      <w:r>
        <w:t>Brains and nervous tissue are metabolically costly. The human brain uses roughly 20 percent of the body's resting energy while accounting for about 2 percent of body weight (Raichle &amp; Gusnard, 2002). That does not tell us the metabolic cost of consciousness itself, and it does not prove that every brain feature is a direct adaptation.</w:t>
      </w:r>
    </w:p>
    <w:p w14:paraId="4E7DCB5D" w14:textId="77777777" w:rsidR="00CD4C62" w:rsidRDefault="00000000">
      <w:r>
        <w:t>It does make one question worth asking: what problems make investment in nervous tissue useful?</w:t>
      </w:r>
    </w:p>
    <w:p w14:paraId="4AEF98CF" w14:textId="1C46501E" w:rsidR="00CD4C62" w:rsidRDefault="00000000">
      <w:r>
        <w:t>A sea squirt offers a wonderfully strange comparison. Its free-swimming larva has sensory structures, a notochord, a tail, and a simple nervous system coordinating movement. After attaching permanently to a surface, it becomes a sessile</w:t>
      </w:r>
      <w:ins w:id="0" w:author="Jon Oxford" w:date="2026-07-21T09:19:00Z" w16du:dateUtc="2026-07-21T14:19:00Z">
        <w:r w:rsidR="009A3017">
          <w:t xml:space="preserve"> (non-moving)</w:t>
        </w:r>
      </w:ins>
      <w:r>
        <w:t xml:space="preserve"> filter feeder and dramatically reduces </w:t>
      </w:r>
      <w:commentRangeStart w:id="1"/>
      <w:commentRangeStart w:id="2"/>
      <w:r>
        <w:t>and reorganizes that nervous system, retaining a smaller ganglion suited to adult life.</w:t>
      </w:r>
      <w:commentRangeEnd w:id="1"/>
      <w:r w:rsidR="009A3017">
        <w:rPr>
          <w:rStyle w:val="CommentReference"/>
          <w:sz w:val="21"/>
          <w:szCs w:val="22"/>
        </w:rPr>
        <w:commentReference w:id="1"/>
      </w:r>
      <w:commentRangeEnd w:id="2"/>
      <w:r w:rsidR="00AC7AA5">
        <w:rPr>
          <w:rStyle w:val="CommentReference"/>
          <w:sz w:val="21"/>
          <w:szCs w:val="22"/>
        </w:rPr>
        <w:commentReference w:id="2"/>
      </w:r>
    </w:p>
    <w:p w14:paraId="64C617DC" w14:textId="229FA75F" w:rsidR="00CD4C62" w:rsidRDefault="00000000">
      <w:r>
        <w:t xml:space="preserve">The comparison supports a relationship among locomotion, sensorimotor coordination, and investment in </w:t>
      </w:r>
      <w:ins w:id="3" w:author="Jon Oxford" w:date="2026-07-21T10:22:00Z" w16du:dateUtc="2026-07-21T15:22:00Z">
        <w:r w:rsidR="00AC7AA5">
          <w:t xml:space="preserve">a brain. </w:t>
        </w:r>
      </w:ins>
      <w:del w:id="4" w:author="Jon Oxford" w:date="2026-07-21T10:22:00Z" w16du:dateUtc="2026-07-21T15:22:00Z">
        <w:r w:rsidDel="00AC7AA5">
          <w:delText>nervous tissue</w:delText>
        </w:r>
      </w:del>
      <w:r>
        <w:t>. It does not show when subjective experience evolved—or whether a sea squirt has any.</w:t>
      </w:r>
    </w:p>
    <w:p w14:paraId="1E8E4AE2" w14:textId="77777777" w:rsidR="00CD4C62" w:rsidRDefault="00000000">
      <w:pPr>
        <w:spacing w:after="40"/>
      </w:pPr>
      <w:r>
        <w:rPr>
          <w:i/>
          <w:color w:val="646464"/>
          <w:sz w:val="18"/>
        </w:rPr>
        <w:t>[Figure artwork omitted from line-edit packet; caption follows.]</w:t>
      </w:r>
    </w:p>
    <w:p w14:paraId="53DB9286" w14:textId="77777777" w:rsidR="00CD4C62" w:rsidRDefault="00000000">
      <w:pPr>
        <w:spacing w:after="100" w:line="240" w:lineRule="auto"/>
      </w:pPr>
      <w:r>
        <w:rPr>
          <w:i/>
          <w:sz w:val="18"/>
        </w:rPr>
        <w:t>Figure 5.2. Nervous tissue is costly and especially useful when a moving body must coordinate sensation and action. The comparison does not establish the evolutionary origin of subjective experience.</w:t>
      </w:r>
    </w:p>
    <w:p w14:paraId="2990F107" w14:textId="77777777" w:rsidR="00CD4C62" w:rsidRDefault="00000000">
      <w:r>
        <w:t>Directionally moving animals face a recurring problem: information arriving at the front of the body must guide action before contact makes action too late. Centralized nervous systems help integrate sensory input, coordinate competing responses, and predict the near future.</w:t>
      </w:r>
    </w:p>
    <w:p w14:paraId="387B64EC" w14:textId="3F2C6652" w:rsidR="00CD4C62" w:rsidRDefault="00AC7AA5">
      <w:commentRangeStart w:id="5"/>
      <w:ins w:id="6" w:author="Jon Oxford" w:date="2026-07-21T10:23:00Z" w16du:dateUtc="2026-07-21T15:23:00Z">
        <w:r>
          <w:t xml:space="preserve">The interesting case of the </w:t>
        </w:r>
      </w:ins>
      <w:r>
        <w:t>Octopus</w:t>
      </w:r>
      <w:ins w:id="7" w:author="Jon Oxford" w:date="2026-07-21T10:24:00Z" w16du:dateUtc="2026-07-21T15:24:00Z">
        <w:r>
          <w:t xml:space="preserve"> shows in some cases that control </w:t>
        </w:r>
      </w:ins>
      <w:del w:id="8" w:author="Jon Oxford" w:date="2026-07-21T10:24:00Z" w16du:dateUtc="2026-07-21T15:24:00Z">
        <w:r w:rsidDel="00AC7AA5">
          <w:delText xml:space="preserve"> arms show that control</w:delText>
        </w:r>
      </w:del>
      <w:r>
        <w:t xml:space="preserve"> need not be all-or-none</w:t>
      </w:r>
      <w:ins w:id="9" w:author="Jon Oxford" w:date="2026-07-21T10:24:00Z" w16du:dateUtc="2026-07-21T15:24:00Z">
        <w:r>
          <w:t xml:space="preserve">. </w:t>
        </w:r>
        <w:r w:rsidR="008B343D">
          <w:t xml:space="preserve">An octopus has both distributed and unified </w:t>
        </w:r>
      </w:ins>
      <w:ins w:id="10" w:author="Jon Oxford" w:date="2026-07-21T10:25:00Z" w16du:dateUtc="2026-07-21T15:25:00Z">
        <w:r w:rsidR="008B343D">
          <w:t xml:space="preserve">agency, each arm has enough encephalization that it can act entirely </w:t>
        </w:r>
      </w:ins>
      <w:ins w:id="11" w:author="Jon Oxford" w:date="2026-07-21T10:26:00Z" w16du:dateUtc="2026-07-21T15:26:00Z">
        <w:r w:rsidR="008B343D">
          <w:t xml:space="preserve">independently. However the central brain and also coordinate then when needed. </w:t>
        </w:r>
      </w:ins>
      <w:del w:id="12" w:author="Jon Oxford" w:date="2026-07-21T10:24:00Z" w16du:dateUtc="2026-07-21T15:24:00Z">
        <w:r w:rsidDel="00AC7AA5">
          <w:delText xml:space="preserve">: </w:delText>
        </w:r>
      </w:del>
      <w:del w:id="13" w:author="Jon Oxford" w:date="2026-07-21T10:26:00Z" w16du:dateUtc="2026-07-21T15:26:00Z">
        <w:r w:rsidDel="008B343D">
          <w:delText>much sensorimotor processing can remain local while a central brain coordinates behavior when the task requires it.</w:delText>
        </w:r>
      </w:del>
    </w:p>
    <w:p w14:paraId="70DB813B" w14:textId="1D496446" w:rsidR="00CD4C62" w:rsidRDefault="008B343D">
      <w:ins w:id="14" w:author="Jon Oxford" w:date="2026-07-21T10:26:00Z" w16du:dateUtc="2026-07-21T15:26:00Z">
        <w:r>
          <w:t xml:space="preserve">The simple story of </w:t>
        </w:r>
      </w:ins>
      <w:ins w:id="15" w:author="Jon Oxford" w:date="2026-07-21T10:27:00Z" w16du:dateUtc="2026-07-21T15:27:00Z">
        <w:r>
          <w:t xml:space="preserve">bilaterally symmetrical organisms mentioned </w:t>
        </w:r>
      </w:ins>
      <w:r>
        <w:t>Monoamines also have deep evolutionary histories, but their functions resist tidy slogans. Dopamine and serotonin have sometimes been modeled as opponents in approach and inhibition; Boureau and Dayan (2011) showed why that model was historically useful while reviewing cooperation and overlap.</w:t>
      </w:r>
    </w:p>
    <w:p w14:paraId="2FF9A9EC" w14:textId="77777777" w:rsidR="00CD4C62" w:rsidRDefault="00000000">
      <w:r>
        <w:t>Later work offers little agreement that serotonin is simply dopamine's aversive opposite. Pathway, receptor, timescale, and task all matter.</w:t>
      </w:r>
      <w:commentRangeEnd w:id="5"/>
      <w:r w:rsidR="004B509A">
        <w:rPr>
          <w:rStyle w:val="CommentReference"/>
          <w:sz w:val="21"/>
          <w:szCs w:val="22"/>
        </w:rPr>
        <w:commentReference w:id="5"/>
      </w:r>
    </w:p>
    <w:p w14:paraId="17F89562" w14:textId="77777777" w:rsidR="00CD4C62" w:rsidRDefault="00000000">
      <w:r>
        <w:t>Local octopus control, monoamine interaction, predictive perception, and consciousness are not four demonstrations of one identical push-pull mechanism.</w:t>
      </w:r>
    </w:p>
    <w:p w14:paraId="3687917E" w14:textId="77777777" w:rsidR="00CD4C62" w:rsidRDefault="00000000">
      <w:pPr>
        <w:pStyle w:val="Heading2"/>
      </w:pPr>
      <w:r>
        <w:rPr>
          <w:rFonts w:ascii="Aptos" w:hAnsi="Aptos"/>
        </w:rPr>
        <w:t>Six Targets That Must Stay Distinct</w:t>
      </w:r>
    </w:p>
    <w:p w14:paraId="09E54DCB" w14:textId="77777777" w:rsidR="00CD4C62" w:rsidRDefault="00000000">
      <w:r>
        <w:t xml:space="preserve">The word </w:t>
      </w:r>
      <w:r>
        <w:rPr>
          <w:i/>
        </w:rPr>
        <w:t>consciousness</w:t>
      </w:r>
      <w:r>
        <w:t xml:space="preserve"> is often asked to do too many jobs. This chapter keeps six targets separate:</w:t>
      </w:r>
    </w:p>
    <w:p w14:paraId="3CE60F02" w14:textId="77777777" w:rsidR="00CD4C62" w:rsidRDefault="00000000">
      <w:pPr>
        <w:pStyle w:val="ListBullet"/>
        <w:spacing w:after="40" w:line="245" w:lineRule="auto"/>
      </w:pPr>
      <w:r>
        <w:rPr>
          <w:b/>
          <w:sz w:val="20"/>
        </w:rPr>
        <w:lastRenderedPageBreak/>
        <w:t>Conscious level or state:</w:t>
      </w:r>
      <w:r>
        <w:rPr>
          <w:sz w:val="20"/>
        </w:rPr>
        <w:t xml:space="preserve"> whether an organism is awake, asleep, anesthetized, minimally conscious, or otherwise capable of experience.</w:t>
      </w:r>
    </w:p>
    <w:p w14:paraId="60DA8449" w14:textId="77777777" w:rsidR="00CD4C62" w:rsidRDefault="00000000">
      <w:pPr>
        <w:pStyle w:val="ListBullet"/>
        <w:spacing w:after="40" w:line="245" w:lineRule="auto"/>
      </w:pPr>
      <w:r>
        <w:rPr>
          <w:b/>
          <w:sz w:val="20"/>
        </w:rPr>
        <w:t>Conscious perceptual content:</w:t>
      </w:r>
      <w:r>
        <w:rPr>
          <w:sz w:val="20"/>
        </w:rPr>
        <w:t xml:space="preserve"> what is experienced now—a face, a tone, pain, or an image.</w:t>
      </w:r>
    </w:p>
    <w:p w14:paraId="3A11C614" w14:textId="77777777" w:rsidR="00CD4C62" w:rsidRDefault="00000000">
      <w:pPr>
        <w:pStyle w:val="ListBullet"/>
        <w:spacing w:after="40" w:line="245" w:lineRule="auto"/>
      </w:pPr>
      <w:r>
        <w:rPr>
          <w:b/>
          <w:sz w:val="20"/>
        </w:rPr>
        <w:t>Conscious access:</w:t>
      </w:r>
      <w:r>
        <w:rPr>
          <w:sz w:val="20"/>
        </w:rPr>
        <w:t xml:space="preserve"> whether information is available for report, memory, reasoning, and flexible action.</w:t>
      </w:r>
    </w:p>
    <w:p w14:paraId="56E8B3C6" w14:textId="77777777" w:rsidR="00CD4C62" w:rsidRDefault="00000000">
      <w:pPr>
        <w:pStyle w:val="ListBullet"/>
        <w:spacing w:after="40" w:line="245" w:lineRule="auto"/>
      </w:pPr>
      <w:r>
        <w:rPr>
          <w:b/>
          <w:sz w:val="20"/>
        </w:rPr>
        <w:t>Attention and salience:</w:t>
      </w:r>
      <w:r>
        <w:rPr>
          <w:sz w:val="20"/>
        </w:rPr>
        <w:t xml:space="preserve"> processes that bias which information receives further processing.</w:t>
      </w:r>
    </w:p>
    <w:p w14:paraId="384589D9" w14:textId="77777777" w:rsidR="00CD4C62" w:rsidRDefault="00000000">
      <w:pPr>
        <w:pStyle w:val="ListBullet"/>
        <w:spacing w:after="40" w:line="245" w:lineRule="auto"/>
      </w:pPr>
      <w:r>
        <w:rPr>
          <w:b/>
          <w:sz w:val="20"/>
        </w:rPr>
        <w:t>Predictive inference:</w:t>
      </w:r>
      <w:r>
        <w:rPr>
          <w:sz w:val="20"/>
        </w:rPr>
        <w:t xml:space="preserve"> construction and revision of perceptual hypotheses from expectations and sensory evidence.</w:t>
      </w:r>
    </w:p>
    <w:p w14:paraId="5EC61848" w14:textId="77777777" w:rsidR="00CD4C62" w:rsidRDefault="00000000">
      <w:pPr>
        <w:pStyle w:val="ListBullet"/>
        <w:spacing w:after="40" w:line="245" w:lineRule="auto"/>
      </w:pPr>
      <w:r>
        <w:rPr>
          <w:b/>
          <w:sz w:val="20"/>
        </w:rPr>
        <w:t>Phenomenal experience:</w:t>
      </w:r>
      <w:r>
        <w:rPr>
          <w:sz w:val="20"/>
        </w:rPr>
        <w:t xml:space="preserve"> the felt, subjective quality of experience—what it is like from the inside.</w:t>
      </w:r>
    </w:p>
    <w:p w14:paraId="709E62D0" w14:textId="77777777" w:rsidR="00CD4C62" w:rsidRDefault="00000000">
      <w:r>
        <w:t>These targets interact, but none is a synonym for another. Blindsight separates visual processing from reported visual content. Inattentional blindness separates visible input from attention and access. A drug can change arousal, memory, pain, or self-experience without functioning as a selective test of “consciousness” as one unitary thing.</w:t>
      </w:r>
    </w:p>
    <w:p w14:paraId="0741AB8B" w14:textId="77777777" w:rsidR="00CD4C62" w:rsidRDefault="00000000">
      <w:r>
        <w:t>The distinctions also prevent a common measurement mistake. A researcher may ask a participant to press a button when a stimulus is seen. That response provides evidence about report and access, but a missing press can have several causes:</w:t>
      </w:r>
    </w:p>
    <w:p w14:paraId="7D5EAF36" w14:textId="77777777" w:rsidR="00CD4C62" w:rsidRDefault="00000000">
      <w:pPr>
        <w:pStyle w:val="ListBullet"/>
        <w:spacing w:after="40" w:line="245" w:lineRule="auto"/>
      </w:pPr>
      <w:r>
        <w:rPr>
          <w:sz w:val="20"/>
        </w:rPr>
        <w:t>the stimulus was not processed;</w:t>
      </w:r>
    </w:p>
    <w:p w14:paraId="3474A1E7" w14:textId="77777777" w:rsidR="00CD4C62" w:rsidRDefault="00000000">
      <w:pPr>
        <w:pStyle w:val="ListBullet"/>
        <w:spacing w:after="40" w:line="245" w:lineRule="auto"/>
      </w:pPr>
      <w:r>
        <w:rPr>
          <w:sz w:val="20"/>
        </w:rPr>
        <w:t>it was processed but unattended;</w:t>
      </w:r>
    </w:p>
    <w:p w14:paraId="7973FB59" w14:textId="77777777" w:rsidR="00CD4C62" w:rsidRDefault="00000000">
      <w:pPr>
        <w:pStyle w:val="ListBullet"/>
        <w:spacing w:after="40" w:line="245" w:lineRule="auto"/>
      </w:pPr>
      <w:r>
        <w:rPr>
          <w:sz w:val="20"/>
        </w:rPr>
        <w:t>it influenced behavior without becoming reportable; or</w:t>
      </w:r>
    </w:p>
    <w:p w14:paraId="717E7CC4" w14:textId="77777777" w:rsidR="00CD4C62" w:rsidRDefault="00000000">
      <w:pPr>
        <w:pStyle w:val="ListBullet"/>
        <w:spacing w:after="40" w:line="245" w:lineRule="auto"/>
      </w:pPr>
      <w:r>
        <w:rPr>
          <w:sz w:val="20"/>
        </w:rPr>
        <w:t>the participant experienced something but could not translate it into the requested response.</w:t>
      </w:r>
    </w:p>
    <w:p w14:paraId="1C8559BA" w14:textId="6BE34615" w:rsidR="00CD4C62" w:rsidRDefault="00000000">
      <w:r>
        <w:t>No single measure reads phenomenal</w:t>
      </w:r>
      <w:ins w:id="16" w:author="Jon Oxford" w:date="2026-07-21T10:46:00Z" w16du:dateUtc="2026-07-21T15:46:00Z">
        <w:r w:rsidR="00FF0FAB">
          <w:t xml:space="preserve"> (that means what statement here)</w:t>
        </w:r>
      </w:ins>
      <w:r>
        <w:t xml:space="preserve"> experience directly. Consciousness research therefore works by triangulation—combining reports, behavior, physiology, brain activity, and carefully chosen dissociations while remaining explicit about which target each measure reaches.</w:t>
      </w:r>
    </w:p>
    <w:p w14:paraId="42CFE50D" w14:textId="77777777" w:rsidR="00CD4C62" w:rsidRDefault="00000000">
      <w:r>
        <w:t xml:space="preserve">One influential proposal, </w:t>
      </w:r>
      <w:r>
        <w:rPr>
          <w:b/>
        </w:rPr>
        <w:t>global workspace theory</w:t>
      </w:r>
      <w:r>
        <w:t>, holds that conscious content is information that becomes globally available to multiple brain systems for report, memory, and flexible action.</w:t>
      </w:r>
    </w:p>
    <w:p w14:paraId="3C92EB34" w14:textId="77777777" w:rsidR="00CD4C62" w:rsidRDefault="00000000">
      <w:commentRangeStart w:id="17"/>
      <w:r>
        <w:t>That is a candidate account of conscious access, not a settled identity between access and subjective experience.</w:t>
      </w:r>
    </w:p>
    <w:p w14:paraId="6B560EAB" w14:textId="77777777" w:rsidR="00CD4C62" w:rsidRDefault="00000000">
      <w:r>
        <w:t>A large adversarial collaboration directly tested global neuronal workspace theory against integrated information theory; neither theory was cleanly confirmed (Cogitate Consortium et al., 2025). The field remains open.</w:t>
      </w:r>
      <w:commentRangeEnd w:id="17"/>
      <w:r w:rsidR="00FF0FAB">
        <w:rPr>
          <w:rStyle w:val="CommentReference"/>
          <w:sz w:val="21"/>
          <w:szCs w:val="22"/>
        </w:rPr>
        <w:commentReference w:id="17"/>
      </w:r>
    </w:p>
    <w:p w14:paraId="5F7D9BB9" w14:textId="77777777" w:rsidR="00CD4C62" w:rsidRDefault="00000000">
      <w:pPr>
        <w:pStyle w:val="Heading2"/>
      </w:pPr>
      <w:r>
        <w:rPr>
          <w:rFonts w:ascii="Aptos" w:hAnsi="Aptos"/>
        </w:rPr>
        <w:t>The Framework Used Here</w:t>
      </w:r>
    </w:p>
    <w:p w14:paraId="70CBEDBB" w14:textId="77777777" w:rsidR="00CD4C62" w:rsidRDefault="00000000">
      <w:r>
        <w:t>Predictive processing provides a useful framework for how perceptual content is constructed and updated. The brain uses prior information to generate hypotheses about incoming signals and revises those hypotheses when evidence warrants it. That framework links this chapter to Chapter 4's constructive account of perception and Chapter 7's treatment of learning from prediction error.</w:t>
      </w:r>
    </w:p>
    <w:p w14:paraId="5A6C23DB" w14:textId="77777777" w:rsidR="00CD4C62" w:rsidRDefault="00000000">
      <w:r>
        <w:t xml:space="preserve">It is not a definition of consciousness. Predictive processing can occur </w:t>
      </w:r>
      <w:r w:rsidRPr="00FF0FAB">
        <w:rPr>
          <w:u w:val="single"/>
          <w:rPrChange w:id="18" w:author="Jon Oxford" w:date="2026-07-21T10:52:00Z" w16du:dateUtc="2026-07-21T15:52:00Z">
            <w:rPr/>
          </w:rPrChange>
        </w:rPr>
        <w:t>without</w:t>
      </w:r>
      <w:r>
        <w:t xml:space="preserve"> conscious awareness, as blindsight demonstrates, and an account of perception does not by itself explain conscious level, global access, or phenomenal experience.</w:t>
      </w:r>
    </w:p>
    <w:p w14:paraId="2F2375B2" w14:textId="77777777" w:rsidR="00FF0FAB" w:rsidRDefault="00000000">
      <w:pPr>
        <w:rPr>
          <w:ins w:id="19" w:author="Jon Oxford" w:date="2026-07-21T10:52:00Z" w16du:dateUtc="2026-07-21T15:52:00Z"/>
        </w:rPr>
      </w:pPr>
      <w:r>
        <w:t xml:space="preserve">That boundary is the chapter's most important calibration. A framework can explain why </w:t>
      </w:r>
    </w:p>
    <w:p w14:paraId="5D925A66" w14:textId="77777777" w:rsidR="00FF0FAB" w:rsidRDefault="00000000" w:rsidP="00FF0FAB">
      <w:pPr>
        <w:pStyle w:val="ListParagraph"/>
        <w:numPr>
          <w:ilvl w:val="0"/>
          <w:numId w:val="10"/>
        </w:numPr>
        <w:rPr>
          <w:ins w:id="20" w:author="Jon Oxford" w:date="2026-07-21T10:53:00Z" w16du:dateUtc="2026-07-21T15:53:00Z"/>
        </w:rPr>
      </w:pPr>
      <w:r>
        <w:t>one interpretation of ambiguous input wins</w:t>
      </w:r>
    </w:p>
    <w:p w14:paraId="7C27AE29" w14:textId="77777777" w:rsidR="00FF0FAB" w:rsidRDefault="00000000" w:rsidP="00FF0FAB">
      <w:pPr>
        <w:pStyle w:val="ListParagraph"/>
        <w:numPr>
          <w:ilvl w:val="0"/>
          <w:numId w:val="10"/>
        </w:numPr>
        <w:rPr>
          <w:ins w:id="21" w:author="Jon Oxford" w:date="2026-07-21T10:53:00Z" w16du:dateUtc="2026-07-21T15:53:00Z"/>
        </w:rPr>
      </w:pPr>
      <w:del w:id="22" w:author="Jon Oxford" w:date="2026-07-21T10:53:00Z" w16du:dateUtc="2026-07-21T15:53:00Z">
        <w:r w:rsidDel="00FF0FAB">
          <w:delText>, why</w:delText>
        </w:r>
      </w:del>
      <w:r>
        <w:t xml:space="preserve"> expectations alter what is perceived</w:t>
      </w:r>
    </w:p>
    <w:p w14:paraId="01A86B65" w14:textId="68AE2754" w:rsidR="00CD4C62" w:rsidRDefault="00000000">
      <w:pPr>
        <w:pStyle w:val="ListParagraph"/>
        <w:numPr>
          <w:ilvl w:val="0"/>
          <w:numId w:val="10"/>
        </w:numPr>
        <w:pPrChange w:id="23" w:author="Jon Oxford" w:date="2026-07-21T10:53:00Z" w16du:dateUtc="2026-07-21T15:53:00Z">
          <w:pPr/>
        </w:pPrChange>
      </w:pPr>
      <w:del w:id="24" w:author="Jon Oxford" w:date="2026-07-21T10:53:00Z" w16du:dateUtc="2026-07-21T15:53:00Z">
        <w:r w:rsidDel="00FF0FAB">
          <w:delText xml:space="preserve">, or why </w:delText>
        </w:r>
      </w:del>
      <w:r>
        <w:t>degraded input permits internally generated content without explaining why any winning interpretation feels like anything.</w:t>
      </w:r>
    </w:p>
    <w:p w14:paraId="352CA535" w14:textId="77777777" w:rsidR="00CD4C62" w:rsidRDefault="00000000">
      <w:r>
        <w:t>Conversely, acknowledging that phenomenal experience remains unexplained does not erase the real progress made on perception, access, report, and state.</w:t>
      </w:r>
    </w:p>
    <w:p w14:paraId="0CCABFD8" w14:textId="77777777" w:rsidR="00CD4C62" w:rsidRDefault="00000000">
      <w:commentRangeStart w:id="25"/>
      <w:r>
        <w:t>The mistake is demanding that one theory solve every target—or quietly treating success on one target as success on all six.</w:t>
      </w:r>
      <w:commentRangeEnd w:id="25"/>
      <w:r w:rsidR="00734CD2">
        <w:rPr>
          <w:rStyle w:val="CommentReference"/>
          <w:sz w:val="21"/>
          <w:szCs w:val="22"/>
        </w:rPr>
        <w:commentReference w:id="25"/>
      </w:r>
    </w:p>
    <w:p w14:paraId="592E7B6D" w14:textId="77777777" w:rsidR="00CD4C62" w:rsidRDefault="00000000">
      <w:r>
        <w:rPr>
          <w:b/>
        </w:rPr>
        <w:lastRenderedPageBreak/>
        <w:t>In this chapter's working model, conscious perceptual content is constructed through predictive inference, while conscious access makes some content available for report, memory, and flexible action.</w:t>
      </w:r>
      <w:r>
        <w:t xml:space="preserve"> This sentence is a map, not a verdict.</w:t>
      </w:r>
    </w:p>
    <w:tbl>
      <w:tblPr>
        <w:tblW w:w="0" w:type="auto"/>
        <w:jc w:val="center"/>
        <w:tblLook w:val="04A0" w:firstRow="1" w:lastRow="0" w:firstColumn="1" w:lastColumn="0" w:noHBand="0" w:noVBand="1"/>
      </w:tblPr>
      <w:tblGrid>
        <w:gridCol w:w="10282"/>
      </w:tblGrid>
      <w:tr w:rsidR="00CD4C62" w14:paraId="64FDD076" w14:textId="77777777">
        <w:trPr>
          <w:cantSplit/>
          <w:jc w:val="center"/>
        </w:trPr>
        <w:tc>
          <w:tcPr>
            <w:tcW w:w="10282" w:type="dxa"/>
            <w:shd w:val="clear" w:color="auto" w:fill="F2F2F2"/>
            <w:tcMar>
              <w:top w:w="100" w:type="dxa"/>
              <w:left w:w="140" w:type="dxa"/>
              <w:bottom w:w="100" w:type="dxa"/>
              <w:right w:w="140" w:type="dxa"/>
            </w:tcMar>
          </w:tcPr>
          <w:p w14:paraId="6741DE66" w14:textId="77777777" w:rsidR="00CD4C62" w:rsidRDefault="00000000">
            <w:pPr>
              <w:spacing w:after="0" w:line="245" w:lineRule="auto"/>
            </w:pPr>
            <w:r>
              <w:rPr>
                <w:b/>
                <w:sz w:val="20"/>
              </w:rPr>
              <w:t>Stop and Retrieve:</w:t>
            </w:r>
            <w:r>
              <w:rPr>
                <w:sz w:val="20"/>
              </w:rPr>
              <w:t xml:space="preserve"> A blindsight patient avoids an obstacle without seeing it. Which of the six targets are present, and which are absent? Answer without using “consciousness” as an all-purpose label.</w:t>
            </w:r>
          </w:p>
        </w:tc>
      </w:tr>
    </w:tbl>
    <w:p w14:paraId="78331DCC" w14:textId="77777777" w:rsidR="00CD4C62" w:rsidRDefault="00CD4C62">
      <w:pPr>
        <w:spacing w:after="0"/>
      </w:pPr>
    </w:p>
    <w:p w14:paraId="5C0B20A1" w14:textId="77777777" w:rsidR="00CD4C62" w:rsidRDefault="00000000">
      <w:pPr>
        <w:pStyle w:val="Heading1"/>
      </w:pPr>
      <w:commentRangeStart w:id="26"/>
      <w:r>
        <w:rPr>
          <w:rFonts w:ascii="Aptos" w:hAnsi="Aptos"/>
        </w:rPr>
        <w:t>Section 2: Attention, Access, and Constructed Perception</w:t>
      </w:r>
      <w:commentRangeEnd w:id="26"/>
      <w:r w:rsidR="0013784A">
        <w:rPr>
          <w:rStyle w:val="CommentReference"/>
          <w:sz w:val="30"/>
          <w:szCs w:val="28"/>
        </w:rPr>
        <w:commentReference w:id="26"/>
      </w:r>
    </w:p>
    <w:p w14:paraId="31EFB4B4" w14:textId="77777777" w:rsidR="00CD4C62" w:rsidRDefault="00000000">
      <w:r>
        <w:t>A useful analogy from this course is the automatic camera with a manual override. A camera handles focus, exposure, and white balance without a photographer choosing each setting, yet the photographer can switch to deliberate control when the defaults fail.</w:t>
      </w:r>
    </w:p>
    <w:p w14:paraId="53F42CAA" w14:textId="77777777" w:rsidR="00CD4C62" w:rsidRDefault="00000000">
      <w:r>
        <w:t xml:space="preserve">Much human processing is similarly automatic; conscious deliberation becomes especially useful for </w:t>
      </w:r>
      <w:r w:rsidRPr="00734CD2">
        <w:rPr>
          <w:u w:val="single"/>
          <w:rPrChange w:id="27" w:author="Jon Oxford" w:date="2026-07-21T11:02:00Z" w16du:dateUtc="2026-07-21T16:02:00Z">
            <w:rPr/>
          </w:rPrChange>
        </w:rPr>
        <w:t>novel</w:t>
      </w:r>
      <w:r>
        <w:t xml:space="preserve"> problems, conflict, and flexible correction.</w:t>
      </w:r>
    </w:p>
    <w:p w14:paraId="59625657" w14:textId="77777777" w:rsidR="00CD4C62" w:rsidRDefault="00000000">
      <w:r>
        <w:t>This is an analogy, not a literal executive controller sitting inside the brain.</w:t>
      </w:r>
    </w:p>
    <w:p w14:paraId="2C97269E" w14:textId="77777777" w:rsidR="00CD4C62" w:rsidRDefault="00000000">
      <w:pPr>
        <w:pStyle w:val="Heading2"/>
      </w:pPr>
      <w:r>
        <w:rPr>
          <w:rFonts w:ascii="Aptos" w:hAnsi="Aptos"/>
        </w:rPr>
        <w:t>Attention Is Selection, Not a Gatekeeper</w:t>
      </w:r>
    </w:p>
    <w:p w14:paraId="3DB13B2A" w14:textId="77777777" w:rsidR="00CD4C62" w:rsidRDefault="00000000">
      <w:r>
        <w:rPr>
          <w:b/>
        </w:rPr>
        <w:t>Selective attention</w:t>
      </w:r>
      <w:r>
        <w:t xml:space="preserve"> biases processing toward some signals and away from others. It is not a single anatomical gateway through which every conscious item must pass.</w:t>
      </w:r>
    </w:p>
    <w:p w14:paraId="533783D6" w14:textId="77777777" w:rsidR="00CD4C62" w:rsidRDefault="00000000">
      <w:r>
        <w:rPr>
          <w:b/>
        </w:rPr>
        <w:t>Automaticity</w:t>
      </w:r>
      <w:r>
        <w:t xml:space="preserve"> further complicates the picture: practiced behavior can remain responsive to relevant information while requiring little conscious monitoring. A musician can adjust timing and force while thinking about something else.</w:t>
      </w:r>
    </w:p>
    <w:p w14:paraId="13C990D2" w14:textId="77777777" w:rsidR="00CD4C62" w:rsidRDefault="00000000">
      <w:r>
        <w:t>Attention, access, and conscious content overlap without becoming identical.</w:t>
      </w:r>
    </w:p>
    <w:p w14:paraId="36C5873B" w14:textId="77777777" w:rsidR="00CD4C62" w:rsidRDefault="00000000">
      <w:pPr>
        <w:spacing w:after="40"/>
      </w:pPr>
      <w:r>
        <w:rPr>
          <w:i/>
          <w:color w:val="646464"/>
          <w:sz w:val="18"/>
        </w:rPr>
        <w:t>[Figure artwork omitted from line-edit packet; caption follows.]</w:t>
      </w:r>
    </w:p>
    <w:p w14:paraId="52E1AC16" w14:textId="77777777" w:rsidR="00CD4C62" w:rsidRDefault="00000000">
      <w:pPr>
        <w:spacing w:after="100" w:line="240" w:lineRule="auto"/>
      </w:pPr>
      <w:r>
        <w:rPr>
          <w:i/>
          <w:sz w:val="18"/>
        </w:rPr>
        <w:t>Figure 5.3. Attention biases which signals receive further processing. The filter is a teaching analogy, not a single literal gateway into consciousness.</w:t>
      </w:r>
    </w:p>
    <w:p w14:paraId="3693B709" w14:textId="77777777" w:rsidR="00CD4C62" w:rsidRDefault="00000000">
      <w:r>
        <w:rPr>
          <w:b/>
        </w:rPr>
        <w:t>Inattentional blindness</w:t>
      </w:r>
      <w:r>
        <w:t xml:space="preserve"> makes the distinction visible. When participants counted basketball passes, many failed to report a person in a gorilla suit crossing the scene (Simons &amp; Chabris, 1999).</w:t>
      </w:r>
    </w:p>
    <w:p w14:paraId="5BE1B573" w14:textId="77777777" w:rsidR="00CD4C62" w:rsidRDefault="00000000">
      <w:r>
        <w:t>Their eyes and early visual processing were working. The task biased attention so strongly that the unexpected object often failed to become reportable conscious content.</w:t>
      </w:r>
    </w:p>
    <w:p w14:paraId="7CFAED2B" w14:textId="77777777" w:rsidR="00CD4C62" w:rsidRDefault="00000000">
      <w:r>
        <w:t>Notice what the experiment does not prove. Failure to report the gorilla does not tell us that no feature of it was processed, and it does not identify one anatomical switch that failed to open. It shows that clearly available visual information can fail to become reportable content under a demanding attentional set. That narrower conclusion is already powerful: looking is not the same as attending, and processing is not the same as access.</w:t>
      </w:r>
    </w:p>
    <w:p w14:paraId="41697625" w14:textId="77777777" w:rsidR="00CD4C62" w:rsidRDefault="00000000">
      <w:r>
        <w:t xml:space="preserve">Personally relevant information can sometimes capture attention outside the selected stream, but not reliably for most people. In a preregistered </w:t>
      </w:r>
      <w:commentRangeStart w:id="28"/>
      <w:commentRangeStart w:id="29"/>
      <w:commentRangeStart w:id="30"/>
      <w:r>
        <w:t>cocktail-party</w:t>
      </w:r>
      <w:commentRangeEnd w:id="28"/>
      <w:r w:rsidR="00734CD2">
        <w:rPr>
          <w:rStyle w:val="CommentReference"/>
          <w:sz w:val="21"/>
          <w:szCs w:val="22"/>
        </w:rPr>
        <w:commentReference w:id="28"/>
      </w:r>
      <w:commentRangeEnd w:id="29"/>
      <w:r w:rsidR="00707904">
        <w:rPr>
          <w:rStyle w:val="CommentReference"/>
          <w:sz w:val="21"/>
          <w:szCs w:val="22"/>
        </w:rPr>
        <w:commentReference w:id="29"/>
      </w:r>
      <w:commentRangeEnd w:id="30"/>
      <w:r w:rsidR="00707904">
        <w:rPr>
          <w:rStyle w:val="CommentReference"/>
          <w:sz w:val="21"/>
          <w:szCs w:val="22"/>
        </w:rPr>
        <w:commentReference w:id="30"/>
      </w:r>
      <w:r>
        <w:t xml:space="preserve"> replication, only 29 percent of listeners reported noticing their own name in the unattended message, consistent with earlier estimates around 29–43 percent (Röer &amp; Cowan, 2021). The effect is real for a minority, not an automatic alarm everyone possesses.</w:t>
      </w:r>
    </w:p>
    <w:p w14:paraId="05E63619" w14:textId="45204C23" w:rsidR="00CD4C62" w:rsidRDefault="00000000">
      <w:r>
        <w:t>Norepinephrine from the locus coeruleus can alter arousal and the gain</w:t>
      </w:r>
      <w:ins w:id="31" w:author="Jon Oxford" w:date="2026-07-21T11:09:00Z" w16du:dateUtc="2026-07-21T16:09:00Z">
        <w:r w:rsidR="00707904">
          <w:t xml:space="preserve"> (volume?</w:t>
        </w:r>
      </w:ins>
      <w:ins w:id="32" w:author="Jon Oxford" w:date="2026-07-21T11:10:00Z" w16du:dateUtc="2026-07-21T16:10:00Z">
        <w:r w:rsidR="00707904">
          <w:t>)</w:t>
        </w:r>
      </w:ins>
      <w:r>
        <w:t xml:space="preserve"> placed on behaviorally relevant signals. The amygdala contributes to evaluating emotional and motivational significance, but it is neither a simple “threat detector” nor part of one unified consciousness-entry circuit. Networks involving these structures can bias attention and action without guaranteeing conscious access.</w:t>
      </w:r>
    </w:p>
    <w:p w14:paraId="6BB60996" w14:textId="77777777" w:rsidR="00CD4C62" w:rsidRDefault="00000000">
      <w:r>
        <w:t>The same calibration matters clinically. Fear learning and impaired extinction can contribute to phobias and PTSD, but neither disorder is merely “an update that failed to complete.” Trauma-related disorders involve learning, context, avoidance, memory, arousal, appraisal, and social factors. Chapter 13 takes up that fuller account.</w:t>
      </w:r>
    </w:p>
    <w:tbl>
      <w:tblPr>
        <w:tblW w:w="0" w:type="auto"/>
        <w:jc w:val="center"/>
        <w:tblLook w:val="04A0" w:firstRow="1" w:lastRow="0" w:firstColumn="1" w:lastColumn="0" w:noHBand="0" w:noVBand="1"/>
      </w:tblPr>
      <w:tblGrid>
        <w:gridCol w:w="10282"/>
      </w:tblGrid>
      <w:tr w:rsidR="00CD4C62" w14:paraId="681DA864" w14:textId="77777777">
        <w:trPr>
          <w:cantSplit/>
          <w:jc w:val="center"/>
        </w:trPr>
        <w:tc>
          <w:tcPr>
            <w:tcW w:w="10282" w:type="dxa"/>
            <w:shd w:val="clear" w:color="auto" w:fill="F2F2F2"/>
            <w:tcMar>
              <w:top w:w="100" w:type="dxa"/>
              <w:left w:w="140" w:type="dxa"/>
              <w:bottom w:w="100" w:type="dxa"/>
              <w:right w:w="140" w:type="dxa"/>
            </w:tcMar>
          </w:tcPr>
          <w:p w14:paraId="419ABBA6" w14:textId="77777777" w:rsidR="00CD4C62" w:rsidRDefault="00000000">
            <w:pPr>
              <w:spacing w:after="0" w:line="245" w:lineRule="auto"/>
            </w:pPr>
            <w:r>
              <w:rPr>
                <w:b/>
                <w:sz w:val="20"/>
              </w:rPr>
              <w:lastRenderedPageBreak/>
              <w:t>Think About It:</w:t>
            </w:r>
            <w:r>
              <w:rPr>
                <w:sz w:val="20"/>
              </w:rPr>
              <w:t xml:space="preserve"> On a familiar drive, which parts of your behavior can remain automatic, which information still receives attention, and what kind of event would recruit deliberate conscious access? The camera analogy helps only if you keep those three questions separate.</w:t>
            </w:r>
          </w:p>
        </w:tc>
      </w:tr>
    </w:tbl>
    <w:p w14:paraId="54D20368" w14:textId="77777777" w:rsidR="00CD4C62" w:rsidRDefault="00CD4C62">
      <w:pPr>
        <w:spacing w:after="0"/>
      </w:pPr>
    </w:p>
    <w:p w14:paraId="17D98905" w14:textId="77777777" w:rsidR="00CD4C62" w:rsidRDefault="00000000">
      <w:pPr>
        <w:pStyle w:val="Heading2"/>
      </w:pPr>
      <w:r>
        <w:rPr>
          <w:rFonts w:ascii="Aptos" w:hAnsi="Aptos"/>
        </w:rPr>
        <w:t>Predictive Inference Builds Perceptual Content</w:t>
      </w:r>
    </w:p>
    <w:p w14:paraId="0F6A4F4C" w14:textId="77777777" w:rsidR="00CD4C62" w:rsidRDefault="00000000">
      <w:r>
        <w:t>A simplified prediction-error loop works like this:</w:t>
      </w:r>
    </w:p>
    <w:p w14:paraId="7C70DF36" w14:textId="77777777" w:rsidR="00CD4C62" w:rsidRDefault="00000000">
      <w:pPr>
        <w:spacing w:after="40" w:line="245" w:lineRule="auto"/>
        <w:ind w:left="403" w:hanging="403"/>
      </w:pPr>
      <w:r>
        <w:rPr>
          <w:sz w:val="20"/>
        </w:rPr>
        <w:t>1.  prior information supports a prediction about incoming input;</w:t>
      </w:r>
    </w:p>
    <w:p w14:paraId="11301B33" w14:textId="77777777" w:rsidR="00CD4C62" w:rsidRDefault="00000000">
      <w:pPr>
        <w:spacing w:after="40" w:line="245" w:lineRule="auto"/>
        <w:ind w:left="403" w:hanging="403"/>
      </w:pPr>
      <w:r>
        <w:rPr>
          <w:sz w:val="20"/>
        </w:rPr>
        <w:t>2.  sensory evidence arrives;</w:t>
      </w:r>
    </w:p>
    <w:p w14:paraId="7D901B50" w14:textId="77777777" w:rsidR="00CD4C62" w:rsidRDefault="00000000">
      <w:pPr>
        <w:spacing w:after="40" w:line="245" w:lineRule="auto"/>
        <w:ind w:left="403" w:hanging="403"/>
      </w:pPr>
      <w:r>
        <w:rPr>
          <w:sz w:val="20"/>
        </w:rPr>
        <w:t xml:space="preserve">3.  mismatch provides a </w:t>
      </w:r>
      <w:r>
        <w:rPr>
          <w:b/>
          <w:sz w:val="20"/>
        </w:rPr>
        <w:t>prediction error</w:t>
      </w:r>
      <w:r>
        <w:rPr>
          <w:sz w:val="20"/>
        </w:rPr>
        <w:t>;</w:t>
      </w:r>
    </w:p>
    <w:p w14:paraId="1C74B736" w14:textId="77777777" w:rsidR="00CD4C62" w:rsidRDefault="00000000">
      <w:pPr>
        <w:spacing w:after="40" w:line="245" w:lineRule="auto"/>
        <w:ind w:left="403" w:hanging="403"/>
      </w:pPr>
      <w:r>
        <w:rPr>
          <w:sz w:val="20"/>
        </w:rPr>
        <w:t>4.  predictions, attention, or action may change.</w:t>
      </w:r>
    </w:p>
    <w:p w14:paraId="44A562DE" w14:textId="77777777" w:rsidR="00CD4C62" w:rsidRDefault="00000000">
      <w:pPr>
        <w:spacing w:after="40"/>
      </w:pPr>
      <w:r>
        <w:rPr>
          <w:i/>
          <w:color w:val="646464"/>
          <w:sz w:val="18"/>
        </w:rPr>
        <w:t>[Figure artwork omitted from line-edit packet; caption follows.]</w:t>
      </w:r>
    </w:p>
    <w:p w14:paraId="17CEA6BB" w14:textId="77777777" w:rsidR="00CD4C62" w:rsidRDefault="00000000">
      <w:pPr>
        <w:spacing w:after="100" w:line="240" w:lineRule="auto"/>
      </w:pPr>
      <w:r>
        <w:rPr>
          <w:i/>
          <w:sz w:val="18"/>
        </w:rPr>
        <w:t>Figure 5.4. In the predictive-processing framework, predictions and sensory evidence interact to guide updating and action. The loop models perceptual inference; it is not itself a complete theory of consciousness.</w:t>
      </w:r>
    </w:p>
    <w:p w14:paraId="6DDF23BB" w14:textId="77777777" w:rsidR="00CD4C62" w:rsidRDefault="00000000">
      <w:r>
        <w:t>Attention, expectation, signal strength, task goals, and uncertainty all affect whether a mismatch changes experience. Unexpected input often captures awareness, but mismatch is not the single critical factor determining consciousness. A loud expected alarm can dominate experience; a weak unexpected signal can go unnoticed.</w:t>
      </w:r>
    </w:p>
    <w:p w14:paraId="246AA7EF" w14:textId="77777777" w:rsidR="00CD4C62" w:rsidRDefault="00000000">
      <w:r>
        <w:t>Visual illusions and perceptual filling-in are consistent with constructive and predictive accounts because perceptual content reflects more than raw stimulation. They do not uniquely prove predictive processing, and they do not prove a theory of phenomenal consciousness.</w:t>
      </w:r>
    </w:p>
    <w:p w14:paraId="2AB93DFD" w14:textId="77777777" w:rsidR="00CD4C62" w:rsidRDefault="00000000">
      <w:r>
        <w:t>Likewise, metaphor, false-belief reasoning, and dual-process theories may involve inference, but they are not established instances of one identical cortical computation.</w:t>
      </w:r>
    </w:p>
    <w:p w14:paraId="1F8BD54D" w14:textId="77777777" w:rsidR="00CD4C62" w:rsidRPr="00E93E47" w:rsidRDefault="00000000">
      <w:pPr>
        <w:pStyle w:val="Heading2"/>
        <w:rPr>
          <w:lang w:val="fr-CA"/>
          <w:rPrChange w:id="33" w:author="Jon Oxford" w:date="2026-07-21T09:08:00Z" w16du:dateUtc="2026-07-21T14:08:00Z">
            <w:rPr/>
          </w:rPrChange>
        </w:rPr>
      </w:pPr>
      <w:r w:rsidRPr="00E93E47">
        <w:rPr>
          <w:rFonts w:ascii="Aptos" w:hAnsi="Aptos"/>
          <w:lang w:val="fr-CA"/>
          <w:rPrChange w:id="34" w:author="Jon Oxford" w:date="2026-07-21T09:08:00Z" w16du:dateUtc="2026-07-21T14:08:00Z">
            <w:rPr>
              <w:rFonts w:ascii="Aptos" w:hAnsi="Aptos"/>
            </w:rPr>
          </w:rPrChange>
        </w:rPr>
        <w:t>Charles Bonnet Syndrome: One Constructive-Perception Case</w:t>
      </w:r>
    </w:p>
    <w:p w14:paraId="52829BE6" w14:textId="77777777" w:rsidR="00CD4C62" w:rsidRDefault="00000000">
      <w:r>
        <w:t xml:space="preserve">People with significant vision loss sometimes experience vivid visual hallucinations while retaining insight that the images are not real. This is </w:t>
      </w:r>
      <w:r>
        <w:rPr>
          <w:b/>
        </w:rPr>
        <w:t>Charles Bonnet syndrome</w:t>
      </w:r>
      <w:r>
        <w:t>.</w:t>
      </w:r>
    </w:p>
    <w:p w14:paraId="77A3B7D8" w14:textId="77777777" w:rsidR="00CD4C62" w:rsidRDefault="00000000">
      <w:r>
        <w:t>Reduced sensory input may allow internally generated visual activity to contribute more strongly to perceptual content. Predictive accounts offer one useful interpretation: weaker input places fewer constraints on perceptual hypotheses.</w:t>
      </w:r>
    </w:p>
    <w:p w14:paraId="5ED0CBE2" w14:textId="77777777" w:rsidR="00CD4C62" w:rsidRDefault="00000000">
      <w:r>
        <w:t>Other neural mechanisms can contribute, so the syndrome is consistent with constructive perception rather than a unique demonstration of one theory.</w:t>
      </w:r>
    </w:p>
    <w:p w14:paraId="0B2A8508" w14:textId="77777777" w:rsidR="00CD4C62" w:rsidRDefault="00000000">
      <w:r>
        <w:t>The preserved insight matters. A person can have vivid perceptual content while holding the explicit belief that the content is false. Knowing does not necessarily switch off seeing.</w:t>
      </w:r>
    </w:p>
    <w:p w14:paraId="793E34E8" w14:textId="77777777" w:rsidR="00CD4C62" w:rsidRDefault="00000000">
      <w:r>
        <w:t>CBS therefore separates perceptual construction from belief and reality testing more cleanly than a general statement that “hallucinations are predictions” ever could.</w:t>
      </w:r>
    </w:p>
    <w:p w14:paraId="6280A08A" w14:textId="77777777" w:rsidR="00CD4C62" w:rsidRDefault="00000000">
      <w:r>
        <w:t>It also helps distinguish visual hallucination associated with sensory loss from psychotic disorders, where insight, interpretation, and other symptoms may differ.</w:t>
      </w:r>
    </w:p>
    <w:p w14:paraId="7B9BBC80" w14:textId="77777777" w:rsidR="00CD4C62" w:rsidRDefault="00000000">
      <w:pPr>
        <w:spacing w:after="40"/>
      </w:pPr>
      <w:r>
        <w:rPr>
          <w:i/>
          <w:color w:val="646464"/>
          <w:sz w:val="18"/>
        </w:rPr>
        <w:t>[Figure artwork omitted from line-edit packet; caption follows.]</w:t>
      </w:r>
    </w:p>
    <w:p w14:paraId="209B69B2" w14:textId="77777777" w:rsidR="00CD4C62" w:rsidRDefault="00000000">
      <w:pPr>
        <w:spacing w:after="100" w:line="240" w:lineRule="auto"/>
      </w:pPr>
      <w:r>
        <w:rPr>
          <w:i/>
          <w:sz w:val="18"/>
        </w:rPr>
        <w:t>Figure 5.5. Charles Bonnet syndrome is consistent with constructive accounts of perception: degraded visual input can coexist with vivid internally generated content and preserved insight (Hamedani &amp; Pelak, 2021).</w:t>
      </w:r>
    </w:p>
    <w:tbl>
      <w:tblPr>
        <w:tblW w:w="0" w:type="auto"/>
        <w:jc w:val="center"/>
        <w:tblLook w:val="04A0" w:firstRow="1" w:lastRow="0" w:firstColumn="1" w:lastColumn="0" w:noHBand="0" w:noVBand="1"/>
      </w:tblPr>
      <w:tblGrid>
        <w:gridCol w:w="10282"/>
      </w:tblGrid>
      <w:tr w:rsidR="00CD4C62" w14:paraId="015AE307" w14:textId="77777777">
        <w:trPr>
          <w:cantSplit/>
          <w:jc w:val="center"/>
        </w:trPr>
        <w:tc>
          <w:tcPr>
            <w:tcW w:w="10282" w:type="dxa"/>
            <w:shd w:val="clear" w:color="auto" w:fill="F2F2F2"/>
            <w:tcMar>
              <w:top w:w="100" w:type="dxa"/>
              <w:left w:w="140" w:type="dxa"/>
              <w:bottom w:w="100" w:type="dxa"/>
              <w:right w:w="140" w:type="dxa"/>
            </w:tcMar>
          </w:tcPr>
          <w:p w14:paraId="05329A6C" w14:textId="77777777" w:rsidR="00CD4C62" w:rsidRDefault="00000000">
            <w:pPr>
              <w:spacing w:after="0" w:line="245" w:lineRule="auto"/>
            </w:pPr>
            <w:r>
              <w:rPr>
                <w:b/>
                <w:sz w:val="20"/>
              </w:rPr>
              <w:t>Stop and Retrieve:</w:t>
            </w:r>
            <w:r>
              <w:rPr>
                <w:sz w:val="20"/>
              </w:rPr>
              <w:t xml:space="preserve"> A person with Charles Bonnet syndrome sees a crowd in an empty room and knows the crowd is not real. What does this dissociate: perceptual content, belief, attention, access, or conscious level?</w:t>
            </w:r>
          </w:p>
        </w:tc>
      </w:tr>
    </w:tbl>
    <w:p w14:paraId="16C42317" w14:textId="77777777" w:rsidR="00CD4C62" w:rsidRDefault="00CD4C62">
      <w:pPr>
        <w:spacing w:after="0"/>
      </w:pPr>
    </w:p>
    <w:p w14:paraId="7D82EEE3" w14:textId="77777777" w:rsidR="00CD4C62" w:rsidRDefault="00000000">
      <w:pPr>
        <w:pStyle w:val="Heading3"/>
      </w:pPr>
      <w:r>
        <w:rPr>
          <w:rFonts w:ascii="Aptos" w:hAnsi="Aptos"/>
        </w:rPr>
        <w:lastRenderedPageBreak/>
        <w:t>AI Connection: Prediction Without Grounding</w:t>
      </w:r>
    </w:p>
    <w:p w14:paraId="23137563" w14:textId="77777777" w:rsidR="00CD4C62" w:rsidRDefault="00000000">
      <w:r>
        <w:t>A text-only language model operating without retrieval, tools, sensors, or external verification predicts text from its training and current context. That can produce fluent statements unsupported by the world. The comparison with constructive perception is useful at one level: both outputs depend on prior structure rather than copying an input.</w:t>
      </w:r>
    </w:p>
    <w:p w14:paraId="3C8B1D06" w14:textId="77777777" w:rsidR="00CD4C62" w:rsidRDefault="00000000">
      <w:r>
        <w:t>The analogy breaks at the mechanism. Next-token prediction is not biological predictive coding, and a text-only model has no sensory stream against which to test its statements. A human with Charles Bonnet syndrome has a perceptual system whose ordinary sensory constraint has degraded; the model never possessed that kind of sensorimotor grounding.</w:t>
      </w:r>
    </w:p>
    <w:p w14:paraId="3FE542A6" w14:textId="77777777" w:rsidR="00CD4C62" w:rsidRDefault="00000000">
      <w:r>
        <w:t>Tools, retrieval, and external checks can add verification channels, which is why the comparison must specify the tool-free case.</w:t>
      </w:r>
    </w:p>
    <w:p w14:paraId="593AC17B" w14:textId="77777777" w:rsidR="00CD4C62" w:rsidRDefault="00000000">
      <w:r>
        <w:t>Postdictive accounts of the flash-lag effect offer another example of constructed timing, although differential-latency explanations remain viable (Eagleman &amp; Sejnowski, 2000; Patel et al., 2000). That debate is useful Further Reading, not a load-bearing body claim.</w:t>
      </w:r>
    </w:p>
    <w:p w14:paraId="3E1D6A18" w14:textId="77777777" w:rsidR="00CD4C62" w:rsidRDefault="00000000">
      <w:pPr>
        <w:pStyle w:val="Heading1"/>
      </w:pPr>
      <w:r>
        <w:rPr>
          <w:rFonts w:ascii="Aptos" w:hAnsi="Aptos"/>
        </w:rPr>
        <w:t>Section 3: Altered States as Perturbations, Not Clean Lesions</w:t>
      </w:r>
    </w:p>
    <w:p w14:paraId="097BEF77" w14:textId="77777777" w:rsidR="00CD4C62" w:rsidRDefault="00000000">
      <w:r>
        <w:t>Psychoactive drugs can change arousal, attention, perception, learning, pain, motivation, memory, and self-experience.</w:t>
      </w:r>
    </w:p>
    <w:p w14:paraId="729E6C6A" w14:textId="77777777" w:rsidR="00CD4C62" w:rsidRDefault="00000000">
      <w:r>
        <w:t>They are not selective lesions, and transmitter systems do not map one-to-one onto psychological functions.</w:t>
      </w:r>
    </w:p>
    <w:p w14:paraId="42B20396" w14:textId="77777777" w:rsidR="00CD4C62" w:rsidRDefault="00000000">
      <w:r>
        <w:t>Effects depend on receptor profile, dose, route, timing, brain region, prior exposure, and the person taking the drug.</w:t>
      </w:r>
    </w:p>
    <w:p w14:paraId="42406CAE" w14:textId="77777777" w:rsidR="00CD4C62" w:rsidRDefault="00000000">
      <w:pPr>
        <w:spacing w:after="40"/>
      </w:pPr>
      <w:r>
        <w:rPr>
          <w:i/>
          <w:color w:val="646464"/>
          <w:sz w:val="18"/>
        </w:rPr>
        <w:t>[Figure artwork omitted from line-edit packet; caption follows.]</w:t>
      </w:r>
    </w:p>
    <w:p w14:paraId="3C962B39" w14:textId="77777777" w:rsidR="00CD4C62" w:rsidRDefault="00000000">
      <w:pPr>
        <w:spacing w:after="100" w:line="240" w:lineRule="auto"/>
      </w:pPr>
      <w:r>
        <w:rPr>
          <w:i/>
          <w:sz w:val="18"/>
        </w:rPr>
        <w:t>Figure 5.6. Psychoactive drugs perturb overlapping neurochemical systems. The diagram is an orientation map, not a one-system/one-function architecture of consciousness.</w:t>
      </w:r>
    </w:p>
    <w:p w14:paraId="680505A4" w14:textId="77777777" w:rsidR="00CD4C62" w:rsidRDefault="00000000">
      <w:pPr>
        <w:pStyle w:val="Heading2"/>
      </w:pPr>
      <w:r>
        <w:rPr>
          <w:rFonts w:ascii="Aptos" w:hAnsi="Aptos"/>
        </w:rPr>
        <w:t>Alcohol: Broad Pharmacology, Uneven Failure</w:t>
      </w:r>
    </w:p>
    <w:p w14:paraId="23B65FEA" w14:textId="77777777" w:rsidR="00CD4C62" w:rsidRDefault="00000000">
      <w:r>
        <w:t>Alcohol is pharmacologically broad. It enhances GABAergic inhibition, reduces glutamatergic signaling, and changes several other transmitter and membrane processes. Its effects cannot be explained by “GABA enhancement” alone.</w:t>
      </w:r>
    </w:p>
    <w:p w14:paraId="268A46BC" w14:textId="77777777" w:rsidR="00CD4C62" w:rsidRDefault="00000000">
      <w:r>
        <w:t>At lower doses, attention, inhibition, judgment, and coordination can change. At higher doses, encoding of new episodic memories can fail, producing an alcohol blackout: the person may remain awake and behave, yet later have no retrievable memory because encoding was disrupted.</w:t>
      </w:r>
    </w:p>
    <w:p w14:paraId="21C87304" w14:textId="77777777" w:rsidR="00CD4C62" w:rsidRDefault="00000000">
      <w:r>
        <w:t>A blackout is not the same as passing out. Passing out concerns conscious level; a blackout concerns memory encoding across a period in which the person may still talk, move, and respond.</w:t>
      </w:r>
    </w:p>
    <w:p w14:paraId="21F11654" w14:textId="77777777" w:rsidR="00CD4C62" w:rsidRDefault="00000000">
      <w:r>
        <w:t>Nor does every episode of forgetting after drinking establish a complete encoding failure. Fragmentary blackouts can leave islands of memory that later cues help recover, whereas en bloc blackouts involve a more continuous gap.</w:t>
      </w:r>
    </w:p>
    <w:p w14:paraId="38F25EFF" w14:textId="77777777" w:rsidR="00CD4C62" w:rsidRDefault="00000000">
      <w:r>
        <w:t>The comparison is useful precisely because “what was experienced,” “what guided behavior,” and “what was stored” need not rise and fall together.</w:t>
      </w:r>
    </w:p>
    <w:p w14:paraId="4533253E" w14:textId="77777777" w:rsidR="00CD4C62" w:rsidRDefault="00000000">
      <w:r>
        <w:t>That dissociation is useful. Conscious level, momentary experience, behavioral control, and memory formation can come apart. It does not reveal a single “arousal gate”; it shows that the systems contributing to a conscious episode and those storing that episode are partly separable.</w:t>
      </w:r>
    </w:p>
    <w:p w14:paraId="562895BC" w14:textId="77777777" w:rsidR="00CD4C62" w:rsidRDefault="00000000">
      <w:pPr>
        <w:pStyle w:val="Heading2"/>
      </w:pPr>
      <w:r>
        <w:rPr>
          <w:rFonts w:ascii="Aptos" w:hAnsi="Aptos"/>
        </w:rPr>
        <w:t>Dopamine Reward-Prediction Error: A Bridge to Learning</w:t>
      </w:r>
    </w:p>
    <w:p w14:paraId="6E0541CF" w14:textId="77777777" w:rsidR="00CD4C62" w:rsidRDefault="00000000">
      <w:r>
        <w:t>In classic conditioning paradigms, some midbrain dopamine-neuron populations respond strongly to an unexpected reward. With learning, the phasic response can shift from the reward to a cue predicting it; omission of an expected reward can produce a dip below baseline (Schultz, Dayan, &amp; Montague, 1997).</w:t>
      </w:r>
    </w:p>
    <w:p w14:paraId="5ABA8D58" w14:textId="77777777" w:rsidR="00CD4C62" w:rsidRDefault="00000000">
      <w:r>
        <w:lastRenderedPageBreak/>
        <w:t>The lesson is not “dopamine does not respond to rewards.” It is a learned reward-prediction-error pattern in relevant populations and tasks.</w:t>
      </w:r>
    </w:p>
    <w:p w14:paraId="41CD5F95" w14:textId="77777777" w:rsidR="00CD4C62" w:rsidRDefault="00000000">
      <w:r>
        <w:t>The population caveat is not decorative. Dopamine neurons and dopamine release vary across pathways, targets, tasks, and timescales; signals related to movement, alerting, motivation, aversion, and reward can coexist.</w:t>
      </w:r>
    </w:p>
    <w:p w14:paraId="7ED89F35" w14:textId="77777777" w:rsidR="00CD4C62" w:rsidRDefault="00000000">
      <w:r>
        <w:t>The classic paradigm remains valuable because it demonstrates one clean computation, not because it licenses “dopamine equals prediction error” as a universal definition.</w:t>
      </w:r>
    </w:p>
    <w:p w14:paraId="5760AA6A" w14:textId="77777777" w:rsidR="00CD4C62" w:rsidRDefault="00000000">
      <w:r>
        <w:t>A neurotransmitter is not a psychological faculty.</w:t>
      </w:r>
    </w:p>
    <w:p w14:paraId="32768F95" w14:textId="77777777" w:rsidR="00CD4C62" w:rsidRDefault="00000000">
      <w:pPr>
        <w:spacing w:after="40"/>
      </w:pPr>
      <w:r>
        <w:rPr>
          <w:i/>
          <w:color w:val="646464"/>
          <w:sz w:val="18"/>
        </w:rPr>
        <w:t>[Figure artwork omitted from line-edit packet; caption follows.]</w:t>
      </w:r>
    </w:p>
    <w:p w14:paraId="096F1043" w14:textId="77777777" w:rsidR="00CD4C62" w:rsidRDefault="00000000">
      <w:pPr>
        <w:spacing w:after="100" w:line="240" w:lineRule="auto"/>
      </w:pPr>
      <w:r>
        <w:rPr>
          <w:i/>
          <w:sz w:val="18"/>
        </w:rPr>
        <w:t>Figure 5.7. A simplified reward-prediction-error signal: outcomes better or worse than expected can produce positive or negative phasic responses in relevant dopamine-neuron populations.</w:t>
      </w:r>
    </w:p>
    <w:p w14:paraId="04CF989C" w14:textId="77777777" w:rsidR="00CD4C62" w:rsidRDefault="00000000">
      <w:pPr>
        <w:spacing w:after="40"/>
      </w:pPr>
      <w:r>
        <w:rPr>
          <w:i/>
          <w:color w:val="646464"/>
          <w:sz w:val="18"/>
        </w:rPr>
        <w:t>[Figure artwork omitted from line-edit packet; caption follows.]</w:t>
      </w:r>
    </w:p>
    <w:p w14:paraId="2B1E49FA" w14:textId="77777777" w:rsidR="00CD4C62" w:rsidRDefault="00000000">
      <w:pPr>
        <w:spacing w:after="100" w:line="240" w:lineRule="auto"/>
      </w:pPr>
      <w:r>
        <w:rPr>
          <w:i/>
          <w:sz w:val="18"/>
        </w:rPr>
        <w:t>Figure 5.8. In a classic conditioning paradigm, an initially unexpected reward evokes a response; after learning, the response shifts toward its predictive cue; omission produces a negative prediction error (Schultz, Dayan, &amp; Montague, 1997). Dopamine populations are heterogeneous and also participate in motivational, aversive, alerting, and movement-related processes (Bromberg-Martin, Matsumoto, &amp; Hikosaka, 2010; Amo et al., 2024).</w:t>
      </w:r>
    </w:p>
    <w:p w14:paraId="4408C33A" w14:textId="77777777" w:rsidR="00CD4C62" w:rsidRDefault="00000000">
      <w:r>
        <w:t>This is a brief bridge, not Chapter 5's full dopamine theory. Chapter 7 develops reward prediction error, anticipation, reinforcement, and their limits.</w:t>
      </w:r>
    </w:p>
    <w:p w14:paraId="1F3665E2" w14:textId="77777777" w:rsidR="00CD4C62" w:rsidRDefault="00000000">
      <w:pPr>
        <w:pStyle w:val="Heading2"/>
      </w:pPr>
      <w:r>
        <w:rPr>
          <w:rFonts w:ascii="Aptos" w:hAnsi="Aptos"/>
        </w:rPr>
        <w:t>Psychedelics and Relaxed High-Level Priors</w:t>
      </w:r>
    </w:p>
    <w:p w14:paraId="04EF5277" w14:textId="77777777" w:rsidR="00CD4C62" w:rsidRDefault="00000000">
      <w:r>
        <w:t>Classic psychedelics act strongly at cortical serotonin 5-HT2A receptors. The REBUS account proposes that psychedelics relax the precision of high-level priors, allowing bottom-up and otherwise weak signals greater influence over perception and self-modeling (Carhart-Harris &amp; Friston, 2019).</w:t>
      </w:r>
    </w:p>
    <w:p w14:paraId="6C3B5E05" w14:textId="77777777" w:rsidR="00CD4C62" w:rsidRDefault="00000000">
      <w:r>
        <w:t xml:space="preserve">It does </w:t>
      </w:r>
      <w:r>
        <w:rPr>
          <w:b/>
        </w:rPr>
        <w:t>not</w:t>
      </w:r>
      <w:r>
        <w:t xml:space="preserve"> say the brain trusts prediction-error evidence less.</w:t>
      </w:r>
    </w:p>
    <w:p w14:paraId="3C92C7E6" w14:textId="77777777" w:rsidR="00CD4C62" w:rsidRDefault="00000000">
      <w:r>
        <w:t>REBUS is an influential model, not a settled explanation of every psychedelic effect. It helps organize reports of perceptual instability, altered meaning, and ego dissolution while leaving substantial pharmacological and psychological complexity intact.</w:t>
      </w:r>
    </w:p>
    <w:p w14:paraId="660B938D" w14:textId="77777777" w:rsidR="00CD4C62" w:rsidRDefault="00000000">
      <w:r>
        <w:t>Precision here means the weight assigned to a prediction or error signal, not ordinary confidence stated in words.</w:t>
      </w:r>
    </w:p>
    <w:p w14:paraId="65286F9F" w14:textId="77777777" w:rsidR="00CD4C62" w:rsidRDefault="00000000">
      <w:r>
        <w:t>Relaxing a high-level prior can permit lower-level or previously suppressed information to affect the resulting percept more strongly.</w:t>
      </w:r>
    </w:p>
    <w:p w14:paraId="5B4F1A13" w14:textId="77777777" w:rsidR="00CD4C62" w:rsidRDefault="00000000">
      <w:r>
        <w:t>That does not imply that every psychedelic experience is more accurate, more bottom-up, or therapeutically useful. Expectations, setting, dose, learning history, and receptor effects outside a single abstract hierarchy still matter.</w:t>
      </w:r>
    </w:p>
    <w:tbl>
      <w:tblPr>
        <w:tblW w:w="0" w:type="auto"/>
        <w:jc w:val="center"/>
        <w:tblLook w:val="04A0" w:firstRow="1" w:lastRow="0" w:firstColumn="1" w:lastColumn="0" w:noHBand="0" w:noVBand="1"/>
      </w:tblPr>
      <w:tblGrid>
        <w:gridCol w:w="10282"/>
      </w:tblGrid>
      <w:tr w:rsidR="00CD4C62" w14:paraId="44B85A9D" w14:textId="77777777">
        <w:trPr>
          <w:cantSplit/>
          <w:jc w:val="center"/>
        </w:trPr>
        <w:tc>
          <w:tcPr>
            <w:tcW w:w="10282" w:type="dxa"/>
            <w:shd w:val="clear" w:color="auto" w:fill="F2F2F2"/>
            <w:tcMar>
              <w:top w:w="100" w:type="dxa"/>
              <w:left w:w="140" w:type="dxa"/>
              <w:bottom w:w="100" w:type="dxa"/>
              <w:right w:w="140" w:type="dxa"/>
            </w:tcMar>
          </w:tcPr>
          <w:p w14:paraId="04A839A6" w14:textId="77777777" w:rsidR="00CD4C62" w:rsidRDefault="00000000">
            <w:pPr>
              <w:spacing w:after="0" w:line="245" w:lineRule="auto"/>
            </w:pPr>
            <w:r>
              <w:rPr>
                <w:b/>
                <w:sz w:val="20"/>
              </w:rPr>
              <w:t>Think About It:</w:t>
            </w:r>
            <w:r>
              <w:rPr>
                <w:sz w:val="20"/>
              </w:rPr>
              <w:t xml:space="preserve"> Alcohol can leave a person awake while disrupting memory formation; a psychedelic can leave wakefulness intact while changing perceptual content and self-experience. Why do these dissociations argue against treating consciousness as one capacity that is simply turned up or down?</w:t>
            </w:r>
          </w:p>
        </w:tc>
      </w:tr>
    </w:tbl>
    <w:p w14:paraId="6F79138C" w14:textId="77777777" w:rsidR="00CD4C62" w:rsidRDefault="00CD4C62">
      <w:pPr>
        <w:spacing w:after="0"/>
      </w:pPr>
    </w:p>
    <w:p w14:paraId="12EFCBE3" w14:textId="77777777" w:rsidR="00CD4C62" w:rsidRDefault="00000000">
      <w:pPr>
        <w:pStyle w:val="Heading2"/>
      </w:pPr>
      <w:r>
        <w:rPr>
          <w:rFonts w:ascii="Aptos" w:hAnsi="Aptos"/>
        </w:rPr>
        <w:t>Comparison Cases Kept in the Table</w:t>
      </w:r>
    </w:p>
    <w:tbl>
      <w:tblPr>
        <w:tblStyle w:val="TableGrid"/>
        <w:tblW w:w="0" w:type="auto"/>
        <w:jc w:val="center"/>
        <w:tblLayout w:type="fixed"/>
        <w:tblLook w:val="04A0" w:firstRow="1" w:lastRow="0" w:firstColumn="1" w:lastColumn="0" w:noHBand="0" w:noVBand="1"/>
      </w:tblPr>
      <w:tblGrid>
        <w:gridCol w:w="2376"/>
        <w:gridCol w:w="3096"/>
        <w:gridCol w:w="5112"/>
      </w:tblGrid>
      <w:tr w:rsidR="00CD4C62" w14:paraId="3D7398BE" w14:textId="77777777">
        <w:trPr>
          <w:cantSplit/>
          <w:tblHeader/>
          <w:jc w:val="center"/>
        </w:trPr>
        <w:tc>
          <w:tcPr>
            <w:tcW w:w="2376" w:type="dxa"/>
            <w:shd w:val="clear" w:color="auto" w:fill="D9E2F3"/>
            <w:tcMar>
              <w:top w:w="70" w:type="dxa"/>
              <w:left w:w="80" w:type="dxa"/>
              <w:bottom w:w="70" w:type="dxa"/>
              <w:right w:w="80" w:type="dxa"/>
            </w:tcMar>
          </w:tcPr>
          <w:p w14:paraId="146D77D8" w14:textId="77777777" w:rsidR="00CD4C62" w:rsidRDefault="00000000">
            <w:pPr>
              <w:spacing w:after="0" w:line="240" w:lineRule="auto"/>
            </w:pPr>
            <w:r>
              <w:rPr>
                <w:b/>
                <w:sz w:val="17"/>
              </w:rPr>
              <w:t>Drug/system</w:t>
            </w:r>
          </w:p>
        </w:tc>
        <w:tc>
          <w:tcPr>
            <w:tcW w:w="3096" w:type="dxa"/>
            <w:shd w:val="clear" w:color="auto" w:fill="D9E2F3"/>
            <w:tcMar>
              <w:top w:w="70" w:type="dxa"/>
              <w:left w:w="80" w:type="dxa"/>
              <w:bottom w:w="70" w:type="dxa"/>
              <w:right w:w="80" w:type="dxa"/>
            </w:tcMar>
          </w:tcPr>
          <w:p w14:paraId="469B4BAC" w14:textId="77777777" w:rsidR="00CD4C62" w:rsidRDefault="00000000">
            <w:pPr>
              <w:spacing w:after="0" w:line="240" w:lineRule="auto"/>
            </w:pPr>
            <w:r>
              <w:rPr>
                <w:b/>
                <w:sz w:val="17"/>
              </w:rPr>
              <w:t>Better-supported effects relevant here</w:t>
            </w:r>
          </w:p>
        </w:tc>
        <w:tc>
          <w:tcPr>
            <w:tcW w:w="5112" w:type="dxa"/>
            <w:shd w:val="clear" w:color="auto" w:fill="D9E2F3"/>
            <w:tcMar>
              <w:top w:w="70" w:type="dxa"/>
              <w:left w:w="80" w:type="dxa"/>
              <w:bottom w:w="70" w:type="dxa"/>
              <w:right w:w="80" w:type="dxa"/>
            </w:tcMar>
          </w:tcPr>
          <w:p w14:paraId="4EB2D3C9" w14:textId="77777777" w:rsidR="00CD4C62" w:rsidRDefault="00000000">
            <w:pPr>
              <w:spacing w:after="0" w:line="240" w:lineRule="auto"/>
            </w:pPr>
            <w:r>
              <w:rPr>
                <w:b/>
                <w:sz w:val="17"/>
              </w:rPr>
              <w:t>Evidence and limitations</w:t>
            </w:r>
          </w:p>
        </w:tc>
      </w:tr>
      <w:tr w:rsidR="00CD4C62" w14:paraId="64DB6940" w14:textId="77777777">
        <w:trPr>
          <w:cantSplit/>
          <w:jc w:val="center"/>
        </w:trPr>
        <w:tc>
          <w:tcPr>
            <w:tcW w:w="2376" w:type="dxa"/>
            <w:tcMar>
              <w:top w:w="70" w:type="dxa"/>
              <w:left w:w="80" w:type="dxa"/>
              <w:bottom w:w="70" w:type="dxa"/>
              <w:right w:w="80" w:type="dxa"/>
            </w:tcMar>
          </w:tcPr>
          <w:p w14:paraId="16B778E2" w14:textId="77777777" w:rsidR="00CD4C62" w:rsidRDefault="00000000">
            <w:pPr>
              <w:spacing w:after="0" w:line="240" w:lineRule="auto"/>
            </w:pPr>
            <w:r>
              <w:rPr>
                <w:sz w:val="17"/>
              </w:rPr>
              <w:t>Cocaine and methylphenidate</w:t>
            </w:r>
          </w:p>
        </w:tc>
        <w:tc>
          <w:tcPr>
            <w:tcW w:w="3096" w:type="dxa"/>
            <w:tcMar>
              <w:top w:w="70" w:type="dxa"/>
              <w:left w:w="80" w:type="dxa"/>
              <w:bottom w:w="70" w:type="dxa"/>
              <w:right w:w="80" w:type="dxa"/>
            </w:tcMar>
          </w:tcPr>
          <w:p w14:paraId="17A530FF" w14:textId="77777777" w:rsidR="00CD4C62" w:rsidRDefault="00000000">
            <w:pPr>
              <w:spacing w:after="0" w:line="240" w:lineRule="auto"/>
            </w:pPr>
            <w:r>
              <w:rPr>
                <w:sz w:val="17"/>
              </w:rPr>
              <w:t>Both affect catecholamine transporters and can alter arousal, attention, motivation, and reinforcement</w:t>
            </w:r>
          </w:p>
        </w:tc>
        <w:tc>
          <w:tcPr>
            <w:tcW w:w="5112" w:type="dxa"/>
            <w:tcMar>
              <w:top w:w="70" w:type="dxa"/>
              <w:left w:w="80" w:type="dxa"/>
              <w:bottom w:w="70" w:type="dxa"/>
              <w:right w:w="80" w:type="dxa"/>
            </w:tcMar>
          </w:tcPr>
          <w:p w14:paraId="375577A3" w14:textId="77777777" w:rsidR="00CD4C62" w:rsidRDefault="00000000">
            <w:pPr>
              <w:spacing w:after="0" w:line="240" w:lineRule="auto"/>
            </w:pPr>
            <w:r>
              <w:rPr>
                <w:sz w:val="17"/>
              </w:rPr>
              <w:t>Their pharmacology overlaps but is not identical. Route, dose, formulation, timing, and transporter profile matter; methylphenidate does not treat ADHD simply by making tasks “feel worth doing” (Volkow et al., 1995).</w:t>
            </w:r>
          </w:p>
        </w:tc>
      </w:tr>
      <w:tr w:rsidR="00CD4C62" w14:paraId="4FA6A6FD" w14:textId="77777777">
        <w:trPr>
          <w:cantSplit/>
          <w:jc w:val="center"/>
        </w:trPr>
        <w:tc>
          <w:tcPr>
            <w:tcW w:w="2376" w:type="dxa"/>
            <w:tcMar>
              <w:top w:w="70" w:type="dxa"/>
              <w:left w:w="80" w:type="dxa"/>
              <w:bottom w:w="70" w:type="dxa"/>
              <w:right w:w="80" w:type="dxa"/>
            </w:tcMar>
          </w:tcPr>
          <w:p w14:paraId="5061AF90" w14:textId="77777777" w:rsidR="00CD4C62" w:rsidRDefault="00000000">
            <w:pPr>
              <w:spacing w:after="0" w:line="240" w:lineRule="auto"/>
            </w:pPr>
            <w:r>
              <w:rPr>
                <w:sz w:val="17"/>
              </w:rPr>
              <w:t>Cannabis / CB1 signaling</w:t>
            </w:r>
          </w:p>
        </w:tc>
        <w:tc>
          <w:tcPr>
            <w:tcW w:w="3096" w:type="dxa"/>
            <w:tcMar>
              <w:top w:w="70" w:type="dxa"/>
              <w:left w:w="80" w:type="dxa"/>
              <w:bottom w:w="70" w:type="dxa"/>
              <w:right w:w="80" w:type="dxa"/>
            </w:tcMar>
          </w:tcPr>
          <w:p w14:paraId="4E99160E" w14:textId="77777777" w:rsidR="00CD4C62" w:rsidRDefault="00000000">
            <w:pPr>
              <w:spacing w:after="0" w:line="240" w:lineRule="auto"/>
            </w:pPr>
            <w:r>
              <w:rPr>
                <w:sz w:val="17"/>
              </w:rPr>
              <w:t>Can alter memory, time perception, attention, and appetite</w:t>
            </w:r>
          </w:p>
        </w:tc>
        <w:tc>
          <w:tcPr>
            <w:tcW w:w="5112" w:type="dxa"/>
            <w:tcMar>
              <w:top w:w="70" w:type="dxa"/>
              <w:left w:w="80" w:type="dxa"/>
              <w:bottom w:w="70" w:type="dxa"/>
              <w:right w:w="80" w:type="dxa"/>
            </w:tcMar>
          </w:tcPr>
          <w:p w14:paraId="61F002C2" w14:textId="77777777" w:rsidR="00CD4C62" w:rsidRDefault="00000000">
            <w:pPr>
              <w:spacing w:after="0" w:line="240" w:lineRule="auto"/>
            </w:pPr>
            <w:r>
              <w:rPr>
                <w:sz w:val="17"/>
              </w:rPr>
              <w:t>CB1 signaling directly participates in hypothalamic and other feeding circuits. “Relevance assignment” is at most a teaching analogy, not a replacement for those mechanisms.</w:t>
            </w:r>
          </w:p>
        </w:tc>
      </w:tr>
      <w:tr w:rsidR="00CD4C62" w14:paraId="7A944038" w14:textId="77777777">
        <w:trPr>
          <w:cantSplit/>
          <w:jc w:val="center"/>
        </w:trPr>
        <w:tc>
          <w:tcPr>
            <w:tcW w:w="2376" w:type="dxa"/>
            <w:tcMar>
              <w:top w:w="70" w:type="dxa"/>
              <w:left w:w="80" w:type="dxa"/>
              <w:bottom w:w="70" w:type="dxa"/>
              <w:right w:w="80" w:type="dxa"/>
            </w:tcMar>
          </w:tcPr>
          <w:p w14:paraId="476121EF" w14:textId="77777777" w:rsidR="00CD4C62" w:rsidRDefault="00000000">
            <w:pPr>
              <w:spacing w:after="0" w:line="240" w:lineRule="auto"/>
            </w:pPr>
            <w:r>
              <w:rPr>
                <w:sz w:val="17"/>
              </w:rPr>
              <w:lastRenderedPageBreak/>
              <w:t>Opioids / mu-opioid receptors</w:t>
            </w:r>
          </w:p>
        </w:tc>
        <w:tc>
          <w:tcPr>
            <w:tcW w:w="3096" w:type="dxa"/>
            <w:tcMar>
              <w:top w:w="70" w:type="dxa"/>
              <w:left w:w="80" w:type="dxa"/>
              <w:bottom w:w="70" w:type="dxa"/>
              <w:right w:w="80" w:type="dxa"/>
            </w:tcMar>
          </w:tcPr>
          <w:p w14:paraId="745FA87C" w14:textId="77777777" w:rsidR="00CD4C62" w:rsidRDefault="00000000">
            <w:pPr>
              <w:spacing w:after="0" w:line="240" w:lineRule="auto"/>
            </w:pPr>
            <w:r>
              <w:rPr>
                <w:sz w:val="17"/>
              </w:rPr>
              <w:t>Can reduce both pain intensity and pain unpleasantness while affecting motivation, respiration, and reward-related circuits</w:t>
            </w:r>
          </w:p>
        </w:tc>
        <w:tc>
          <w:tcPr>
            <w:tcW w:w="5112" w:type="dxa"/>
            <w:tcMar>
              <w:top w:w="70" w:type="dxa"/>
              <w:left w:w="80" w:type="dxa"/>
              <w:bottom w:w="70" w:type="dxa"/>
              <w:right w:w="80" w:type="dxa"/>
            </w:tcMar>
          </w:tcPr>
          <w:p w14:paraId="14CF9503" w14:textId="77777777" w:rsidR="00CD4C62" w:rsidRDefault="00000000">
            <w:pPr>
              <w:spacing w:after="0" w:line="240" w:lineRule="auto"/>
            </w:pPr>
            <w:r>
              <w:rPr>
                <w:sz w:val="17"/>
              </w:rPr>
              <w:t>Sensory-discriminative and affective-motivational pain remain valuable distinctions, but opioids do not act only on suffering. VTA GABA disinhibition is one contributor to reinforcement, not a complete explanation (Atlas et al., 2014).</w:t>
            </w:r>
          </w:p>
        </w:tc>
      </w:tr>
    </w:tbl>
    <w:p w14:paraId="2470A406" w14:textId="77777777" w:rsidR="00CD4C62" w:rsidRDefault="00CD4C62">
      <w:pPr>
        <w:spacing w:after="0"/>
      </w:pPr>
    </w:p>
    <w:p w14:paraId="10514171" w14:textId="77777777" w:rsidR="00CD4C62" w:rsidRDefault="00000000">
      <w:pPr>
        <w:pStyle w:val="Heading1"/>
      </w:pPr>
      <w:r>
        <w:rPr>
          <w:rFonts w:ascii="Aptos" w:hAnsi="Aptos"/>
        </w:rPr>
        <w:t>Closing: What the Framework Explains—and What It Does Not</w:t>
      </w:r>
    </w:p>
    <w:p w14:paraId="18483590" w14:textId="77777777" w:rsidR="00CD4C62" w:rsidRDefault="00000000">
      <w:r>
        <w:t>This chapter explains several dissociations:</w:t>
      </w:r>
    </w:p>
    <w:p w14:paraId="253BA0EB" w14:textId="77777777" w:rsidR="00CD4C62" w:rsidRDefault="00000000">
      <w:pPr>
        <w:pStyle w:val="ListBullet"/>
        <w:spacing w:after="40" w:line="245" w:lineRule="auto"/>
      </w:pPr>
      <w:r>
        <w:rPr>
          <w:sz w:val="20"/>
        </w:rPr>
        <w:t>Visual information can guide action without visual experience.</w:t>
      </w:r>
    </w:p>
    <w:p w14:paraId="7B991569" w14:textId="77777777" w:rsidR="00CD4C62" w:rsidRDefault="00000000">
      <w:pPr>
        <w:pStyle w:val="ListBullet"/>
        <w:spacing w:after="40" w:line="245" w:lineRule="auto"/>
      </w:pPr>
      <w:r>
        <w:rPr>
          <w:sz w:val="20"/>
        </w:rPr>
        <w:t>Attention can bias processing without becoming identical to conscious content.</w:t>
      </w:r>
    </w:p>
    <w:p w14:paraId="3AD74645" w14:textId="77777777" w:rsidR="00CD4C62" w:rsidRDefault="00000000">
      <w:pPr>
        <w:pStyle w:val="ListBullet"/>
        <w:spacing w:after="40" w:line="245" w:lineRule="auto"/>
      </w:pPr>
      <w:r>
        <w:rPr>
          <w:sz w:val="20"/>
        </w:rPr>
        <w:t>Perceptual content can be vivid while belief rejects it.</w:t>
      </w:r>
    </w:p>
    <w:p w14:paraId="6FAF98E9" w14:textId="77777777" w:rsidR="00CD4C62" w:rsidRDefault="00000000">
      <w:pPr>
        <w:pStyle w:val="ListBullet"/>
        <w:spacing w:after="40" w:line="245" w:lineRule="auto"/>
      </w:pPr>
      <w:r>
        <w:rPr>
          <w:sz w:val="20"/>
        </w:rPr>
        <w:t>Wakefulness, memory encoding, pain, self-experience, and report can be altered in different combinations.</w:t>
      </w:r>
    </w:p>
    <w:p w14:paraId="3E8A064D" w14:textId="77777777" w:rsidR="00CD4C62" w:rsidRDefault="00000000">
      <w:r>
        <w:t>Predictive processing helps explain how perceptual content is constructed and revised. Global-workspace proposals address how content may become broadly available for report and flexible control. Drug perturbations show that overlapping systems contribute to conscious states and contents.</w:t>
      </w:r>
    </w:p>
    <w:p w14:paraId="502081ED" w14:textId="77777777" w:rsidR="00CD4C62" w:rsidRDefault="00000000">
      <w:r>
        <w:t>None of those achievements explains phenomenal experience itself.</w:t>
      </w:r>
    </w:p>
    <w:p w14:paraId="0A2545A8" w14:textId="77777777" w:rsidR="00CD4C62" w:rsidRDefault="00000000">
      <w:r>
        <w:t xml:space="preserve">David Chalmers (1995) called that remaining question the </w:t>
      </w:r>
      <w:r>
        <w:rPr>
          <w:b/>
        </w:rPr>
        <w:t>hard problem of consciousness</w:t>
      </w:r>
      <w:r>
        <w:t>: why should physical and computational processes be accompanied by anything it feels like from the inside?</w:t>
      </w:r>
    </w:p>
    <w:p w14:paraId="52EDE85D" w14:textId="77777777" w:rsidR="00CD4C62" w:rsidRDefault="00000000">
      <w:r>
        <w:t>His “hard/easy” distinction is an influential philosophical framing, not terminology every consciousness scientist accepts.</w:t>
      </w:r>
    </w:p>
    <w:p w14:paraId="0BF829AE" w14:textId="77777777" w:rsidR="00CD4C62" w:rsidRDefault="00000000">
      <w:r>
        <w:t>The field has not settled either the correct theory of conscious access or the explanation of subjective experience.</w:t>
      </w:r>
    </w:p>
    <w:p w14:paraId="4A63AF48" w14:textId="77777777" w:rsidR="00CD4C62" w:rsidRDefault="00000000">
      <w:r>
        <w:t>That is the honest stopping point. We can explain more about state, content, attention, access, inference, report, and action without pretending those explanations have already solved experience itself.</w:t>
      </w:r>
    </w:p>
    <w:p w14:paraId="6D484A66" w14:textId="77777777" w:rsidR="00CD4C62" w:rsidRDefault="00000000">
      <w:pPr>
        <w:pStyle w:val="Heading1"/>
      </w:pPr>
      <w:r>
        <w:rPr>
          <w:rFonts w:ascii="Aptos" w:hAnsi="Aptos"/>
        </w:rPr>
        <w:t>Chapter Summary</w:t>
      </w:r>
    </w:p>
    <w:p w14:paraId="095B24D1" w14:textId="77777777" w:rsidR="00CD4C62" w:rsidRDefault="00000000">
      <w:r>
        <w:t>Blindsight demonstrates that sensory information can guide behavior without producing reportable visual experience. That finding forces several targets apart: conscious level, perceptual content, conscious access, attention, predictive inference, and phenomenal experience.</w:t>
      </w:r>
    </w:p>
    <w:p w14:paraId="08A01FD9" w14:textId="77777777" w:rsidR="00CD4C62" w:rsidRDefault="00000000">
      <w:r>
        <w:t>Global workspace theory offers one candidate account of access through global availability, but major theories remain unsettled.</w:t>
      </w:r>
    </w:p>
    <w:p w14:paraId="01F28AF9" w14:textId="77777777" w:rsidR="00CD4C62" w:rsidRDefault="00000000">
      <w:r>
        <w:t>Brains and nervous tissue are metabolically costly, and the sea-squirt comparison links nervous-system investment to locomotion and sensorimotor coordination. It does not establish the evolutionary origin of subjective experience.</w:t>
      </w:r>
    </w:p>
    <w:p w14:paraId="50CA1C57" w14:textId="77777777" w:rsidR="00CD4C62" w:rsidRDefault="00000000">
      <w:r>
        <w:t>Selective attention biases processing rather than serving as one literal gateway, while automaticity shows that skilled action can proceed with little conscious monitoring.</w:t>
      </w:r>
    </w:p>
    <w:p w14:paraId="74AE240D" w14:textId="77777777" w:rsidR="00CD4C62" w:rsidRDefault="00000000">
      <w:r>
        <w:t>Predictive processing helps explain how expectations and evidence construct perceptual content; Charles Bonnet syndrome is consistent with that framework without uniquely proving it.</w:t>
      </w:r>
    </w:p>
    <w:p w14:paraId="57A9ED86" w14:textId="77777777" w:rsidR="00CD4C62" w:rsidRDefault="00000000">
      <w:r>
        <w:t>Psychoactive drugs perturb overlapping systems rather than selectively revealing components of a single conscious model. Alcohol can dissociate momentary wakeful behavior from memory encoding.</w:t>
      </w:r>
    </w:p>
    <w:p w14:paraId="2D0A0F9D" w14:textId="77777777" w:rsidR="00CD4C62" w:rsidRDefault="00000000">
      <w:r>
        <w:t>Classic reward-prediction-error paradigms reveal learned cue and outcome signals in relevant dopamine populations.</w:t>
      </w:r>
    </w:p>
    <w:p w14:paraId="7605BD05" w14:textId="77777777" w:rsidR="00CD4C62" w:rsidRDefault="00000000">
      <w:r>
        <w:t>REBUS proposes that psychedelics relax the precision of high-level priors. Comparison cases involving stimulants, cannabis, and opioids show why route, receptor, circuit, and evidentiary limits matter.</w:t>
      </w:r>
    </w:p>
    <w:p w14:paraId="5531517E" w14:textId="77777777" w:rsidR="00CD4C62" w:rsidRDefault="00000000">
      <w:r>
        <w:lastRenderedPageBreak/>
        <w:t>These functional accounts leave Chalmers' hard problem unresolved: explaining access, report, inference, and action does not yet explain why any of those processes are accompanied by subjective experience.</w:t>
      </w:r>
    </w:p>
    <w:p w14:paraId="60101F2B" w14:textId="77777777" w:rsidR="00CD4C62" w:rsidRDefault="00000000">
      <w:pPr>
        <w:pStyle w:val="Heading1"/>
      </w:pPr>
      <w:r>
        <w:rPr>
          <w:rFonts w:ascii="Aptos" w:hAnsi="Aptos"/>
        </w:rPr>
        <w:t>Connections</w:t>
      </w:r>
    </w:p>
    <w:tbl>
      <w:tblPr>
        <w:tblStyle w:val="TableGrid"/>
        <w:tblW w:w="0" w:type="auto"/>
        <w:jc w:val="center"/>
        <w:tblLayout w:type="fixed"/>
        <w:tblLook w:val="04A0" w:firstRow="1" w:lastRow="0" w:firstColumn="1" w:lastColumn="0" w:noHBand="0" w:noVBand="1"/>
      </w:tblPr>
      <w:tblGrid>
        <w:gridCol w:w="2376"/>
        <w:gridCol w:w="3096"/>
        <w:gridCol w:w="5112"/>
      </w:tblGrid>
      <w:tr w:rsidR="00CD4C62" w14:paraId="64D2A161" w14:textId="77777777">
        <w:trPr>
          <w:cantSplit/>
          <w:tblHeader/>
          <w:jc w:val="center"/>
        </w:trPr>
        <w:tc>
          <w:tcPr>
            <w:tcW w:w="2376" w:type="dxa"/>
            <w:shd w:val="clear" w:color="auto" w:fill="D9E2F3"/>
            <w:tcMar>
              <w:top w:w="70" w:type="dxa"/>
              <w:left w:w="80" w:type="dxa"/>
              <w:bottom w:w="70" w:type="dxa"/>
              <w:right w:w="80" w:type="dxa"/>
            </w:tcMar>
          </w:tcPr>
          <w:p w14:paraId="6588B100" w14:textId="77777777" w:rsidR="00CD4C62" w:rsidRDefault="00000000">
            <w:pPr>
              <w:spacing w:after="0" w:line="240" w:lineRule="auto"/>
            </w:pPr>
            <w:r>
              <w:rPr>
                <w:b/>
                <w:sz w:val="17"/>
              </w:rPr>
              <w:t>Concept from this chapter</w:t>
            </w:r>
          </w:p>
        </w:tc>
        <w:tc>
          <w:tcPr>
            <w:tcW w:w="3096" w:type="dxa"/>
            <w:shd w:val="clear" w:color="auto" w:fill="D9E2F3"/>
            <w:tcMar>
              <w:top w:w="70" w:type="dxa"/>
              <w:left w:w="80" w:type="dxa"/>
              <w:bottom w:w="70" w:type="dxa"/>
              <w:right w:w="80" w:type="dxa"/>
            </w:tcMar>
          </w:tcPr>
          <w:p w14:paraId="47FB3AEB" w14:textId="77777777" w:rsidR="00CD4C62" w:rsidRDefault="00000000">
            <w:pPr>
              <w:spacing w:after="0" w:line="240" w:lineRule="auto"/>
            </w:pPr>
            <w:r>
              <w:rPr>
                <w:b/>
                <w:sz w:val="17"/>
              </w:rPr>
              <w:t>Reappears in</w:t>
            </w:r>
          </w:p>
        </w:tc>
        <w:tc>
          <w:tcPr>
            <w:tcW w:w="5112" w:type="dxa"/>
            <w:shd w:val="clear" w:color="auto" w:fill="D9E2F3"/>
            <w:tcMar>
              <w:top w:w="70" w:type="dxa"/>
              <w:left w:w="80" w:type="dxa"/>
              <w:bottom w:w="70" w:type="dxa"/>
              <w:right w:w="80" w:type="dxa"/>
            </w:tcMar>
          </w:tcPr>
          <w:p w14:paraId="0C10351F" w14:textId="77777777" w:rsidR="00CD4C62" w:rsidRDefault="00000000">
            <w:pPr>
              <w:spacing w:after="0" w:line="240" w:lineRule="auto"/>
            </w:pPr>
            <w:r>
              <w:rPr>
                <w:b/>
                <w:sz w:val="17"/>
              </w:rPr>
              <w:t>Why it matters there</w:t>
            </w:r>
          </w:p>
        </w:tc>
      </w:tr>
      <w:tr w:rsidR="00CD4C62" w14:paraId="1E578C82" w14:textId="77777777">
        <w:trPr>
          <w:cantSplit/>
          <w:jc w:val="center"/>
        </w:trPr>
        <w:tc>
          <w:tcPr>
            <w:tcW w:w="2376" w:type="dxa"/>
            <w:tcMar>
              <w:top w:w="70" w:type="dxa"/>
              <w:left w:w="80" w:type="dxa"/>
              <w:bottom w:w="70" w:type="dxa"/>
              <w:right w:w="80" w:type="dxa"/>
            </w:tcMar>
          </w:tcPr>
          <w:p w14:paraId="7F85EC23" w14:textId="77777777" w:rsidR="00CD4C62" w:rsidRDefault="00000000">
            <w:pPr>
              <w:spacing w:after="0" w:line="240" w:lineRule="auto"/>
            </w:pPr>
            <w:r>
              <w:rPr>
                <w:sz w:val="17"/>
              </w:rPr>
              <w:t>Predictive construction of perceptual content</w:t>
            </w:r>
          </w:p>
        </w:tc>
        <w:tc>
          <w:tcPr>
            <w:tcW w:w="3096" w:type="dxa"/>
            <w:tcMar>
              <w:top w:w="70" w:type="dxa"/>
              <w:left w:w="80" w:type="dxa"/>
              <w:bottom w:w="70" w:type="dxa"/>
              <w:right w:w="80" w:type="dxa"/>
            </w:tcMar>
          </w:tcPr>
          <w:p w14:paraId="4FC0FC1E" w14:textId="77777777" w:rsidR="00CD4C62" w:rsidRDefault="00000000">
            <w:pPr>
              <w:spacing w:after="0" w:line="240" w:lineRule="auto"/>
            </w:pPr>
            <w:r>
              <w:rPr>
                <w:sz w:val="17"/>
              </w:rPr>
              <w:t>Ch. 4 — Sensation &amp; Perception (review)</w:t>
            </w:r>
          </w:p>
        </w:tc>
        <w:tc>
          <w:tcPr>
            <w:tcW w:w="5112" w:type="dxa"/>
            <w:tcMar>
              <w:top w:w="70" w:type="dxa"/>
              <w:left w:w="80" w:type="dxa"/>
              <w:bottom w:w="70" w:type="dxa"/>
              <w:right w:w="80" w:type="dxa"/>
            </w:tcMar>
          </w:tcPr>
          <w:p w14:paraId="3994D90D" w14:textId="77777777" w:rsidR="00CD4C62" w:rsidRDefault="00000000">
            <w:pPr>
              <w:spacing w:after="0" w:line="240" w:lineRule="auto"/>
            </w:pPr>
            <w:r>
              <w:rPr>
                <w:sz w:val="17"/>
              </w:rPr>
              <w:t>Chapter 4 supplies the perceptual evidence; this chapter separates that construction from conscious access and phenomenal experience</w:t>
            </w:r>
          </w:p>
        </w:tc>
      </w:tr>
      <w:tr w:rsidR="00CD4C62" w14:paraId="5B53BE92" w14:textId="77777777">
        <w:trPr>
          <w:cantSplit/>
          <w:jc w:val="center"/>
        </w:trPr>
        <w:tc>
          <w:tcPr>
            <w:tcW w:w="2376" w:type="dxa"/>
            <w:tcMar>
              <w:top w:w="70" w:type="dxa"/>
              <w:left w:w="80" w:type="dxa"/>
              <w:bottom w:w="70" w:type="dxa"/>
              <w:right w:w="80" w:type="dxa"/>
            </w:tcMar>
          </w:tcPr>
          <w:p w14:paraId="1FB62754" w14:textId="77777777" w:rsidR="00CD4C62" w:rsidRDefault="00000000">
            <w:pPr>
              <w:spacing w:after="0" w:line="240" w:lineRule="auto"/>
            </w:pPr>
            <w:r>
              <w:rPr>
                <w:sz w:val="17"/>
              </w:rPr>
              <w:t>Conscious state and access</w:t>
            </w:r>
          </w:p>
        </w:tc>
        <w:tc>
          <w:tcPr>
            <w:tcW w:w="3096" w:type="dxa"/>
            <w:tcMar>
              <w:top w:w="70" w:type="dxa"/>
              <w:left w:w="80" w:type="dxa"/>
              <w:bottom w:w="70" w:type="dxa"/>
              <w:right w:w="80" w:type="dxa"/>
            </w:tcMar>
          </w:tcPr>
          <w:p w14:paraId="2A0F7BA9" w14:textId="77777777" w:rsidR="00CD4C62" w:rsidRDefault="00000000">
            <w:pPr>
              <w:spacing w:after="0" w:line="240" w:lineRule="auto"/>
            </w:pPr>
            <w:r>
              <w:rPr>
                <w:sz w:val="17"/>
              </w:rPr>
              <w:t>Ch. 6 — Sleep</w:t>
            </w:r>
          </w:p>
        </w:tc>
        <w:tc>
          <w:tcPr>
            <w:tcW w:w="5112" w:type="dxa"/>
            <w:tcMar>
              <w:top w:w="70" w:type="dxa"/>
              <w:left w:w="80" w:type="dxa"/>
              <w:bottom w:w="70" w:type="dxa"/>
              <w:right w:w="80" w:type="dxa"/>
            </w:tcMar>
          </w:tcPr>
          <w:p w14:paraId="2F07DA70" w14:textId="77777777" w:rsidR="00CD4C62" w:rsidRDefault="00000000">
            <w:pPr>
              <w:spacing w:after="0" w:line="240" w:lineRule="auto"/>
            </w:pPr>
            <w:r>
              <w:rPr>
                <w:sz w:val="17"/>
              </w:rPr>
              <w:t>Sleep and dreaming show that arousal, sensory contact, report, and internally generated experience can vary independently</w:t>
            </w:r>
          </w:p>
        </w:tc>
      </w:tr>
      <w:tr w:rsidR="00CD4C62" w14:paraId="5090A2DF" w14:textId="77777777">
        <w:trPr>
          <w:cantSplit/>
          <w:jc w:val="center"/>
        </w:trPr>
        <w:tc>
          <w:tcPr>
            <w:tcW w:w="2376" w:type="dxa"/>
            <w:tcMar>
              <w:top w:w="70" w:type="dxa"/>
              <w:left w:w="80" w:type="dxa"/>
              <w:bottom w:w="70" w:type="dxa"/>
              <w:right w:w="80" w:type="dxa"/>
            </w:tcMar>
          </w:tcPr>
          <w:p w14:paraId="36C2D69C" w14:textId="77777777" w:rsidR="00CD4C62" w:rsidRDefault="00000000">
            <w:pPr>
              <w:spacing w:after="0" w:line="240" w:lineRule="auto"/>
            </w:pPr>
            <w:r>
              <w:rPr>
                <w:sz w:val="17"/>
              </w:rPr>
              <w:t>Dopamine reward prediction error</w:t>
            </w:r>
          </w:p>
        </w:tc>
        <w:tc>
          <w:tcPr>
            <w:tcW w:w="3096" w:type="dxa"/>
            <w:tcMar>
              <w:top w:w="70" w:type="dxa"/>
              <w:left w:w="80" w:type="dxa"/>
              <w:bottom w:w="70" w:type="dxa"/>
              <w:right w:w="80" w:type="dxa"/>
            </w:tcMar>
          </w:tcPr>
          <w:p w14:paraId="6BAFE3E7" w14:textId="77777777" w:rsidR="00CD4C62" w:rsidRDefault="00000000">
            <w:pPr>
              <w:spacing w:after="0" w:line="240" w:lineRule="auto"/>
            </w:pPr>
            <w:r>
              <w:rPr>
                <w:sz w:val="17"/>
              </w:rPr>
              <w:t>Ch. 7 — Learning</w:t>
            </w:r>
          </w:p>
        </w:tc>
        <w:tc>
          <w:tcPr>
            <w:tcW w:w="5112" w:type="dxa"/>
            <w:tcMar>
              <w:top w:w="70" w:type="dxa"/>
              <w:left w:w="80" w:type="dxa"/>
              <w:bottom w:w="70" w:type="dxa"/>
              <w:right w:w="80" w:type="dxa"/>
            </w:tcMar>
          </w:tcPr>
          <w:p w14:paraId="55C70ED3" w14:textId="77777777" w:rsidR="00CD4C62" w:rsidRDefault="00000000">
            <w:pPr>
              <w:spacing w:after="0" w:line="240" w:lineRule="auto"/>
            </w:pPr>
            <w:r>
              <w:rPr>
                <w:sz w:val="17"/>
              </w:rPr>
              <w:t>Chapter 7 develops the cue-shift and omission paradigm into a broader account of reinforcement and its limits</w:t>
            </w:r>
          </w:p>
        </w:tc>
      </w:tr>
      <w:tr w:rsidR="00CD4C62" w14:paraId="795229EE" w14:textId="77777777">
        <w:trPr>
          <w:cantSplit/>
          <w:jc w:val="center"/>
        </w:trPr>
        <w:tc>
          <w:tcPr>
            <w:tcW w:w="2376" w:type="dxa"/>
            <w:tcMar>
              <w:top w:w="70" w:type="dxa"/>
              <w:left w:w="80" w:type="dxa"/>
              <w:bottom w:w="70" w:type="dxa"/>
              <w:right w:w="80" w:type="dxa"/>
            </w:tcMar>
          </w:tcPr>
          <w:p w14:paraId="57C52644" w14:textId="77777777" w:rsidR="00CD4C62" w:rsidRDefault="00000000">
            <w:pPr>
              <w:spacing w:after="0" w:line="240" w:lineRule="auto"/>
            </w:pPr>
            <w:r>
              <w:rPr>
                <w:sz w:val="17"/>
              </w:rPr>
              <w:t>Attention and automaticity</w:t>
            </w:r>
          </w:p>
        </w:tc>
        <w:tc>
          <w:tcPr>
            <w:tcW w:w="3096" w:type="dxa"/>
            <w:tcMar>
              <w:top w:w="70" w:type="dxa"/>
              <w:left w:w="80" w:type="dxa"/>
              <w:bottom w:w="70" w:type="dxa"/>
              <w:right w:w="80" w:type="dxa"/>
            </w:tcMar>
          </w:tcPr>
          <w:p w14:paraId="4159F610" w14:textId="77777777" w:rsidR="00CD4C62" w:rsidRDefault="00000000">
            <w:pPr>
              <w:spacing w:after="0" w:line="240" w:lineRule="auto"/>
            </w:pPr>
            <w:r>
              <w:rPr>
                <w:sz w:val="17"/>
              </w:rPr>
              <w:t>Ch. 9 — Thinking, Language &amp; Intelligence</w:t>
            </w:r>
          </w:p>
        </w:tc>
        <w:tc>
          <w:tcPr>
            <w:tcW w:w="5112" w:type="dxa"/>
            <w:tcMar>
              <w:top w:w="70" w:type="dxa"/>
              <w:left w:w="80" w:type="dxa"/>
              <w:bottom w:w="70" w:type="dxa"/>
              <w:right w:w="80" w:type="dxa"/>
            </w:tcMar>
          </w:tcPr>
          <w:p w14:paraId="3341AB37" w14:textId="77777777" w:rsidR="00CD4C62" w:rsidRDefault="00000000">
            <w:pPr>
              <w:spacing w:after="0" w:line="240" w:lineRule="auto"/>
            </w:pPr>
            <w:r>
              <w:rPr>
                <w:sz w:val="17"/>
              </w:rPr>
              <w:t>Fast, practiced processing and deliberate control reappear in dual-process reasoning, without becoming identical to consciousness</w:t>
            </w:r>
          </w:p>
        </w:tc>
      </w:tr>
      <w:tr w:rsidR="00CD4C62" w14:paraId="1C3DAE76" w14:textId="77777777">
        <w:trPr>
          <w:cantSplit/>
          <w:jc w:val="center"/>
        </w:trPr>
        <w:tc>
          <w:tcPr>
            <w:tcW w:w="2376" w:type="dxa"/>
            <w:tcMar>
              <w:top w:w="70" w:type="dxa"/>
              <w:left w:w="80" w:type="dxa"/>
              <w:bottom w:w="70" w:type="dxa"/>
              <w:right w:w="80" w:type="dxa"/>
            </w:tcMar>
          </w:tcPr>
          <w:p w14:paraId="601F7E34" w14:textId="77777777" w:rsidR="00CD4C62" w:rsidRDefault="00000000">
            <w:pPr>
              <w:spacing w:after="0" w:line="240" w:lineRule="auto"/>
            </w:pPr>
            <w:r>
              <w:rPr>
                <w:sz w:val="17"/>
              </w:rPr>
              <w:t>Emotional salience and fear learning</w:t>
            </w:r>
          </w:p>
        </w:tc>
        <w:tc>
          <w:tcPr>
            <w:tcW w:w="3096" w:type="dxa"/>
            <w:tcMar>
              <w:top w:w="70" w:type="dxa"/>
              <w:left w:w="80" w:type="dxa"/>
              <w:bottom w:w="70" w:type="dxa"/>
              <w:right w:w="80" w:type="dxa"/>
            </w:tcMar>
          </w:tcPr>
          <w:p w14:paraId="33397CB7" w14:textId="77777777" w:rsidR="00CD4C62" w:rsidRDefault="00000000">
            <w:pPr>
              <w:spacing w:after="0" w:line="240" w:lineRule="auto"/>
            </w:pPr>
            <w:r>
              <w:rPr>
                <w:sz w:val="17"/>
              </w:rPr>
              <w:t>Ch. 12 — Emotion, Stress &amp; Coping</w:t>
            </w:r>
          </w:p>
        </w:tc>
        <w:tc>
          <w:tcPr>
            <w:tcW w:w="5112" w:type="dxa"/>
            <w:tcMar>
              <w:top w:w="70" w:type="dxa"/>
              <w:left w:w="80" w:type="dxa"/>
              <w:bottom w:w="70" w:type="dxa"/>
              <w:right w:w="80" w:type="dxa"/>
            </w:tcMar>
          </w:tcPr>
          <w:p w14:paraId="3F723A91" w14:textId="77777777" w:rsidR="00CD4C62" w:rsidRDefault="00000000">
            <w:pPr>
              <w:spacing w:after="0" w:line="240" w:lineRule="auto"/>
            </w:pPr>
            <w:r>
              <w:rPr>
                <w:sz w:val="17"/>
              </w:rPr>
              <w:t>Emotion and stress show how motivational significance biases attention, memory, and action across networks</w:t>
            </w:r>
          </w:p>
        </w:tc>
      </w:tr>
      <w:tr w:rsidR="00CD4C62" w14:paraId="2DC189BA" w14:textId="77777777">
        <w:trPr>
          <w:cantSplit/>
          <w:jc w:val="center"/>
        </w:trPr>
        <w:tc>
          <w:tcPr>
            <w:tcW w:w="2376" w:type="dxa"/>
            <w:tcMar>
              <w:top w:w="70" w:type="dxa"/>
              <w:left w:w="80" w:type="dxa"/>
              <w:bottom w:w="70" w:type="dxa"/>
              <w:right w:w="80" w:type="dxa"/>
            </w:tcMar>
          </w:tcPr>
          <w:p w14:paraId="055A99EC" w14:textId="77777777" w:rsidR="00CD4C62" w:rsidRDefault="00000000">
            <w:pPr>
              <w:spacing w:after="0" w:line="240" w:lineRule="auto"/>
            </w:pPr>
            <w:r>
              <w:rPr>
                <w:sz w:val="17"/>
              </w:rPr>
              <w:t>Alcohol, benzodiazepines, and opioids</w:t>
            </w:r>
          </w:p>
        </w:tc>
        <w:tc>
          <w:tcPr>
            <w:tcW w:w="3096" w:type="dxa"/>
            <w:tcMar>
              <w:top w:w="70" w:type="dxa"/>
              <w:left w:w="80" w:type="dxa"/>
              <w:bottom w:w="70" w:type="dxa"/>
              <w:right w:w="80" w:type="dxa"/>
            </w:tcMar>
          </w:tcPr>
          <w:p w14:paraId="7FCF96EC" w14:textId="77777777" w:rsidR="00CD4C62" w:rsidRDefault="00000000">
            <w:pPr>
              <w:spacing w:after="0" w:line="240" w:lineRule="auto"/>
            </w:pPr>
            <w:r>
              <w:rPr>
                <w:sz w:val="17"/>
              </w:rPr>
              <w:t>Ch. 13 — Psychological Disorders &amp; Therapy</w:t>
            </w:r>
          </w:p>
        </w:tc>
        <w:tc>
          <w:tcPr>
            <w:tcW w:w="5112" w:type="dxa"/>
            <w:tcMar>
              <w:top w:w="70" w:type="dxa"/>
              <w:left w:w="80" w:type="dxa"/>
              <w:bottom w:w="70" w:type="dxa"/>
              <w:right w:w="80" w:type="dxa"/>
            </w:tcMar>
          </w:tcPr>
          <w:p w14:paraId="59DDD1AC" w14:textId="77777777" w:rsidR="00CD4C62" w:rsidRDefault="00000000">
            <w:pPr>
              <w:spacing w:after="0" w:line="240" w:lineRule="auto"/>
            </w:pPr>
            <w:r>
              <w:rPr>
                <w:sz w:val="17"/>
              </w:rPr>
              <w:t>Chapter 13 discusses clinical use and risk while preserving the distinction between drug effects, dependence, and diagnosis</w:t>
            </w:r>
          </w:p>
        </w:tc>
      </w:tr>
    </w:tbl>
    <w:p w14:paraId="74CD8107" w14:textId="77777777" w:rsidR="00CD4C62" w:rsidRDefault="00CD4C62">
      <w:pPr>
        <w:spacing w:after="0"/>
      </w:pPr>
    </w:p>
    <w:p w14:paraId="0ADBEF4B" w14:textId="77777777" w:rsidR="00CD4C62" w:rsidRDefault="00000000">
      <w:pPr>
        <w:pStyle w:val="Heading1"/>
      </w:pPr>
      <w:r>
        <w:rPr>
          <w:rFonts w:ascii="Aptos" w:hAnsi="Aptos"/>
        </w:rPr>
        <w:t>Review Questions</w:t>
      </w:r>
    </w:p>
    <w:p w14:paraId="3277CC91" w14:textId="77777777" w:rsidR="00CD4C62" w:rsidRDefault="00000000">
      <w:r>
        <w:rPr>
          <w:b/>
        </w:rPr>
        <w:t>1.</w:t>
      </w:r>
      <w:r>
        <w:t xml:space="preserve"> Blindsight is best described as:</w:t>
      </w:r>
    </w:p>
    <w:p w14:paraId="38EF929F" w14:textId="77777777" w:rsidR="00CD4C62" w:rsidRDefault="00000000">
      <w:r>
        <w:t>a) conscious vision without visually guided behavior</w:t>
      </w:r>
      <w:r>
        <w:br/>
        <w:t>b) visually guided behavior without reported visual experience</w:t>
      </w:r>
      <w:r>
        <w:br/>
        <w:t>c) hallucination caused by vision loss</w:t>
      </w:r>
      <w:r>
        <w:br/>
        <w:t>d) complete loss of visual processing</w:t>
      </w:r>
    </w:p>
    <w:p w14:paraId="59D89D3A" w14:textId="77777777" w:rsidR="00CD4C62" w:rsidRDefault="00000000">
      <w:r>
        <w:rPr>
          <w:i/>
        </w:rPr>
        <w:t>Answer: b. Why (a) is tempting: it reverses the dissociation. In blindsight, some visual processing guides behavior while conscious visual content is absent.</w:t>
      </w:r>
    </w:p>
    <w:p w14:paraId="66148E23" w14:textId="77777777" w:rsidR="00CD4C62" w:rsidRDefault="00000000">
      <w:r>
        <w:rPr>
          <w:b/>
        </w:rPr>
        <w:t>2.</w:t>
      </w:r>
      <w:r>
        <w:t xml:space="preserve"> What does the sea-squirt comparison most directly support?</w:t>
      </w:r>
    </w:p>
    <w:p w14:paraId="3D9DCD46" w14:textId="77777777" w:rsidR="00CD4C62" w:rsidRDefault="00000000">
      <w:r>
        <w:t>a) sessile animals cannot be conscious</w:t>
      </w:r>
      <w:r>
        <w:br/>
        <w:t>b) consciousness consumes exactly 20 percent of human energy</w:t>
      </w:r>
      <w:r>
        <w:br/>
        <w:t>c) locomotion and sensorimotor coordination help explain investment in nervous tissue</w:t>
      </w:r>
      <w:r>
        <w:br/>
        <w:t>d) every metabolically costly trait evolved as a direct solution to one problem</w:t>
      </w:r>
    </w:p>
    <w:p w14:paraId="69D8DA3B" w14:textId="77777777" w:rsidR="00CD4C62" w:rsidRDefault="00000000">
      <w:r>
        <w:rPr>
          <w:i/>
        </w:rPr>
        <w:t>Answer: c. Why (a) is tempting: the adult reduces its nervous system after becoming sessile, but that does not measure subjective experience. The comparison concerns nervous-system investment and action control.</w:t>
      </w:r>
    </w:p>
    <w:p w14:paraId="3F39078A" w14:textId="77777777" w:rsidR="00CD4C62" w:rsidRDefault="00000000">
      <w:r>
        <w:rPr>
          <w:b/>
        </w:rPr>
        <w:t>3.</w:t>
      </w:r>
      <w:r>
        <w:t xml:space="preserve"> Global workspace theory is presented as:</w:t>
      </w:r>
    </w:p>
    <w:p w14:paraId="09E30783" w14:textId="77777777" w:rsidR="00CD4C62" w:rsidRDefault="00000000">
      <w:r>
        <w:t>a) a settled definition of phenomenal experience</w:t>
      </w:r>
      <w:r>
        <w:br/>
        <w:t>b) one candidate account in which conscious content becomes widely available for report, memory, and flexible action</w:t>
      </w:r>
      <w:r>
        <w:br/>
        <w:t>c) proof that attention and consciousness are identical</w:t>
      </w:r>
      <w:r>
        <w:br/>
        <w:t>d) a theory of serotonin function</w:t>
      </w:r>
    </w:p>
    <w:p w14:paraId="65A3DFEA" w14:textId="77777777" w:rsidR="00CD4C62" w:rsidRDefault="00000000">
      <w:r>
        <w:rPr>
          <w:i/>
        </w:rPr>
        <w:t>Answer: b. Why (a) is tempting: global availability addresses conscious access, but major theories remain unsettled and access is not automatically identical to subjective experience.</w:t>
      </w:r>
    </w:p>
    <w:p w14:paraId="5AD1FE1B" w14:textId="77777777" w:rsidR="00CD4C62" w:rsidRDefault="00000000">
      <w:r>
        <w:rPr>
          <w:b/>
        </w:rPr>
        <w:t>4.</w:t>
      </w:r>
      <w:r>
        <w:t xml:space="preserve"> A musician adjusts a practiced performance while thinking about an unrelated problem. This best illustrates that:</w:t>
      </w:r>
    </w:p>
    <w:p w14:paraId="450E3371" w14:textId="77777777" w:rsidR="00CD4C62" w:rsidRDefault="00000000">
      <w:r>
        <w:t>a) attention, automaticity, and conscious content can dissociate</w:t>
      </w:r>
      <w:r>
        <w:br/>
        <w:t>b) accurate action always requires awareness of each movement</w:t>
      </w:r>
      <w:r>
        <w:br/>
      </w:r>
      <w:r>
        <w:lastRenderedPageBreak/>
        <w:t>c) automatic behavior receives no information processing</w:t>
      </w:r>
      <w:r>
        <w:br/>
        <w:t>d) consciousness is absent whenever behavior is practiced</w:t>
      </w:r>
    </w:p>
    <w:p w14:paraId="4CD84387" w14:textId="77777777" w:rsidR="00CD4C62" w:rsidRDefault="00000000">
      <w:r>
        <w:rPr>
          <w:i/>
        </w:rPr>
        <w:t>Answer: a. Skilled action can remain selectively responsive while requiring little conscious monitoring of each component.</w:t>
      </w:r>
    </w:p>
    <w:p w14:paraId="1FA364D7" w14:textId="77777777" w:rsidR="00CD4C62" w:rsidRDefault="00000000">
      <w:r>
        <w:rPr>
          <w:b/>
        </w:rPr>
        <w:t>5.</w:t>
      </w:r>
      <w:r>
        <w:t xml:space="preserve"> The preregistered cocktail-party replication found that:</w:t>
      </w:r>
    </w:p>
    <w:p w14:paraId="5A605AEE" w14:textId="77777777" w:rsidR="00CD4C62" w:rsidRDefault="00000000">
      <w:r>
        <w:t>a) everyone notices their own name</w:t>
      </w:r>
      <w:r>
        <w:br/>
        <w:t>b) no one notices unattended personally relevant information</w:t>
      </w:r>
      <w:r>
        <w:br/>
        <w:t>c) a minority—29 percent—reported their name, showing possible but unreliable capture</w:t>
      </w:r>
      <w:r>
        <w:br/>
        <w:t>d) unexpected words always capture attention</w:t>
      </w:r>
    </w:p>
    <w:p w14:paraId="3D8D3999" w14:textId="77777777" w:rsidR="00CD4C62" w:rsidRDefault="00000000">
      <w:r>
        <w:rPr>
          <w:i/>
        </w:rPr>
        <w:t>Answer: c. Why (a) is tempting: the effect is famous, but “can break through” is not the same as “reliably does so for most listeners.”</w:t>
      </w:r>
    </w:p>
    <w:p w14:paraId="6DE773F4" w14:textId="77777777" w:rsidR="00CD4C62" w:rsidRDefault="00000000">
      <w:r>
        <w:rPr>
          <w:b/>
        </w:rPr>
        <w:t>6.</w:t>
      </w:r>
      <w:r>
        <w:t xml:space="preserve"> Which conclusion best fits the chapter's predictive-processing account?</w:t>
      </w:r>
    </w:p>
    <w:p w14:paraId="63583B85" w14:textId="77777777" w:rsidR="00CD4C62" w:rsidRDefault="00000000">
      <w:r>
        <w:t>a) mismatch is the only determinant of conscious awareness</w:t>
      </w:r>
      <w:r>
        <w:br/>
        <w:t>b) expectations and sensory evidence interact in constructing perceptual content, while attention, strength, and task goals also matter</w:t>
      </w:r>
      <w:r>
        <w:br/>
        <w:t>c) bottom-up input never affects experience</w:t>
      </w:r>
      <w:r>
        <w:br/>
        <w:t>d) predictive processing has solved phenomenal consciousness</w:t>
      </w:r>
    </w:p>
    <w:p w14:paraId="4AF03C1A" w14:textId="77777777" w:rsidR="00CD4C62" w:rsidRDefault="00000000">
      <w:r>
        <w:rPr>
          <w:i/>
        </w:rPr>
        <w:t>Answer: b. Why (a) is tempting: prediction error is important, but an unexpected weak signal can be missed and an expected intense signal can dominate awareness.</w:t>
      </w:r>
    </w:p>
    <w:p w14:paraId="7D3E82AA" w14:textId="77777777" w:rsidR="00CD4C62" w:rsidRDefault="00000000">
      <w:r>
        <w:rPr>
          <w:b/>
        </w:rPr>
        <w:t>7.</w:t>
      </w:r>
      <w:r>
        <w:t xml:space="preserve"> Charles Bonnet syndrome is best described as:</w:t>
      </w:r>
    </w:p>
    <w:p w14:paraId="6227B010" w14:textId="77777777" w:rsidR="00CD4C62" w:rsidRDefault="00000000">
      <w:r>
        <w:t>a) proof that predictive processing is the only theory of perception</w:t>
      </w:r>
      <w:r>
        <w:br/>
        <w:t>b) evidence that hallucinations require loss of insight</w:t>
      </w:r>
      <w:r>
        <w:br/>
        <w:t>c) consistent with constructive accounts because degraded input can coexist with vivid internally generated visual content</w:t>
      </w:r>
      <w:r>
        <w:br/>
        <w:t>d) a psychedelic state caused by 5-HT2A activation</w:t>
      </w:r>
    </w:p>
    <w:p w14:paraId="279A3CD7" w14:textId="77777777" w:rsidR="00CD4C62" w:rsidRDefault="00000000">
      <w:r>
        <w:rPr>
          <w:i/>
        </w:rPr>
        <w:t>Answer: c. Alternative neural mechanisms may contribute, so the case is consistent with rather than uniquely diagnostic of a predictive account.</w:t>
      </w:r>
    </w:p>
    <w:p w14:paraId="631CD494" w14:textId="77777777" w:rsidR="00CD4C62" w:rsidRDefault="00000000">
      <w:r>
        <w:rPr>
          <w:b/>
        </w:rPr>
        <w:t>8.</w:t>
      </w:r>
      <w:r>
        <w:t xml:space="preserve"> During an alcohol blackout, a person may remain awake and behave but later have no memory because:</w:t>
      </w:r>
    </w:p>
    <w:p w14:paraId="64140EC0" w14:textId="77777777" w:rsidR="00CD4C62" w:rsidRDefault="00000000">
      <w:r>
        <w:t>a) alcohol only enhances GABA and leaves every other system unchanged</w:t>
      </w:r>
      <w:r>
        <w:br/>
        <w:t>b) broad alcohol effects can disrupt encoding of new episodic memories</w:t>
      </w:r>
      <w:r>
        <w:br/>
        <w:t>c) the memories were fully stored and deliberately suppressed</w:t>
      </w:r>
      <w:r>
        <w:br/>
        <w:t>d) consciousness and memory are the same process</w:t>
      </w:r>
    </w:p>
    <w:p w14:paraId="7086C58C" w14:textId="77777777" w:rsidR="00CD4C62" w:rsidRDefault="00000000">
      <w:r>
        <w:rPr>
          <w:i/>
        </w:rPr>
        <w:t>Answer: b. Why (d) is tempting: memory often accompanies conscious experience, but the dissociation shows that momentary experience and durable encoding are partly separable.</w:t>
      </w:r>
    </w:p>
    <w:p w14:paraId="7D5577FA" w14:textId="77777777" w:rsidR="00CD4C62" w:rsidRDefault="00000000">
      <w:r>
        <w:rPr>
          <w:b/>
        </w:rPr>
        <w:t>9.</w:t>
      </w:r>
      <w:r>
        <w:t xml:space="preserve"> In classic reward-prediction-error paradigms:</w:t>
      </w:r>
    </w:p>
    <w:p w14:paraId="52E8B638" w14:textId="77777777" w:rsidR="00CD4C62" w:rsidRDefault="00000000">
      <w:r>
        <w:t>a) every dopamine neuron responds identically to every reward</w:t>
      </w:r>
      <w:r>
        <w:br/>
        <w:t>b) relevant dopamine populations can shift a phasic response from an unexpected reward to its learned predictive cue</w:t>
      </w:r>
      <w:r>
        <w:br/>
        <w:t>c) dopamine never responds when a reward is delivered</w:t>
      </w:r>
      <w:r>
        <w:br/>
        <w:t>d) dopamine is simply a pleasure chemical</w:t>
      </w:r>
    </w:p>
    <w:p w14:paraId="44A35AAF" w14:textId="77777777" w:rsidR="00CD4C62" w:rsidRDefault="00000000">
      <w:r>
        <w:rPr>
          <w:i/>
        </w:rPr>
        <w:t>Answer: b. The cue-shift is well established in relevant populations and paradigms; it should not be generalized to all dopamine neurons or all dopamine functions.</w:t>
      </w:r>
    </w:p>
    <w:p w14:paraId="49DACB55" w14:textId="77777777" w:rsidR="00CD4C62" w:rsidRDefault="00000000">
      <w:r>
        <w:rPr>
          <w:b/>
        </w:rPr>
        <w:t>10.</w:t>
      </w:r>
      <w:r>
        <w:t xml:space="preserve"> A blindsight patient avoids an obstacle but reports seeing nothing. Which interpretation best integrates attention and predictive processing?</w:t>
      </w:r>
    </w:p>
    <w:p w14:paraId="69B75AF6" w14:textId="77777777" w:rsidR="00CD4C62" w:rsidRDefault="00000000">
      <w:r>
        <w:t>a) successful prediction and action guarantee conscious access</w:t>
      </w:r>
      <w:r>
        <w:br/>
        <w:t xml:space="preserve">b) some visual inference can guide action without reportable perceptual content, so predictive processing is not </w:t>
      </w:r>
      <w:r>
        <w:lastRenderedPageBreak/>
        <w:t>identical to consciousness</w:t>
      </w:r>
      <w:r>
        <w:br/>
        <w:t>c) attention is unnecessary for all behavior</w:t>
      </w:r>
      <w:r>
        <w:br/>
        <w:t>d) the patient must be pretending not to see</w:t>
      </w:r>
    </w:p>
    <w:p w14:paraId="3A297C77" w14:textId="77777777" w:rsidR="00CD4C62" w:rsidRDefault="00000000">
      <w:r>
        <w:rPr>
          <w:i/>
        </w:rPr>
        <w:t>Answer: b. Why (a) is tempting: the behavior is impressively informed, but that is precisely why the absence of visual experience matters.</w:t>
      </w:r>
    </w:p>
    <w:p w14:paraId="6498A6B0" w14:textId="77777777" w:rsidR="00CD4C62" w:rsidRDefault="00000000">
      <w:r>
        <w:rPr>
          <w:b/>
        </w:rPr>
        <w:t>11.</w:t>
      </w:r>
      <w:r>
        <w:t xml:space="preserve"> Alcohol disrupts memory encoding, while opioids can affect both pain intensity and unpleasantness. What is the strongest conclusion?</w:t>
      </w:r>
    </w:p>
    <w:p w14:paraId="4F3F9663" w14:textId="77777777" w:rsidR="00CD4C62" w:rsidRDefault="00000000">
      <w:r>
        <w:t>a) each drug selectively identifies one component of consciousness</w:t>
      </w:r>
      <w:r>
        <w:br/>
        <w:t>b) pharmacological perturbations can reveal dissociations, but broad and overlapping drug effects limit one-to-one inferences</w:t>
      </w:r>
      <w:r>
        <w:br/>
        <w:t>c) transmitter systems map cleanly onto psychological functions</w:t>
      </w:r>
      <w:r>
        <w:br/>
        <w:t>d) subjective reports cannot be scientifically useful</w:t>
      </w:r>
    </w:p>
    <w:p w14:paraId="557935BF" w14:textId="77777777" w:rsidR="00CD4C62" w:rsidRDefault="00000000">
      <w:r>
        <w:rPr>
          <w:i/>
        </w:rPr>
        <w:t>Answer: b. The dissociations are informative, but drugs are not clean lesions; receptor, circuit, dose, route, and context constrain the inference.</w:t>
      </w:r>
    </w:p>
    <w:p w14:paraId="260FBBCD" w14:textId="77777777" w:rsidR="00CD4C62" w:rsidRDefault="00000000">
      <w:r>
        <w:rPr>
          <w:b/>
        </w:rPr>
        <w:t>12.</w:t>
      </w:r>
      <w:r>
        <w:t xml:space="preserve"> Chalmers' “hard problem” asks:</w:t>
      </w:r>
    </w:p>
    <w:p w14:paraId="44A47207" w14:textId="77777777" w:rsidR="00CD4C62" w:rsidRDefault="00000000">
      <w:r>
        <w:t>a) how researchers measure report and attention</w:t>
      </w:r>
      <w:r>
        <w:br/>
        <w:t>b) why physical and computational processing is accompanied by subjective experience</w:t>
      </w:r>
      <w:r>
        <w:br/>
        <w:t>c) how the locus coeruleus releases norepinephrine</w:t>
      </w:r>
      <w:r>
        <w:br/>
        <w:t>d) why visual illusions occur</w:t>
      </w:r>
    </w:p>
    <w:p w14:paraId="73B7461D" w14:textId="77777777" w:rsidR="00CD4C62" w:rsidRDefault="00000000">
      <w:r>
        <w:rPr>
          <w:i/>
        </w:rPr>
        <w:t>Answer: b. Why (a) is tempting: measurement and functional explanation are difficult, but Chalmers used “hard problem” for the further question of why there is anything it feels like from the inside. Not every consciousness scientist accepts this terminology.</w:t>
      </w:r>
    </w:p>
    <w:p w14:paraId="5909C2FD" w14:textId="77777777" w:rsidR="00CD4C62" w:rsidRDefault="00000000">
      <w:pPr>
        <w:pStyle w:val="Heading1"/>
      </w:pPr>
      <w:r>
        <w:rPr>
          <w:rFonts w:ascii="Aptos" w:hAnsi="Aptos"/>
        </w:rPr>
        <w:t>Key Terms</w:t>
      </w:r>
    </w:p>
    <w:p w14:paraId="668A58DF" w14:textId="77777777" w:rsidR="00CD4C62" w:rsidRDefault="00000000">
      <w:r>
        <w:rPr>
          <w:b/>
        </w:rPr>
        <w:t>5-HT2A receptor</w:t>
      </w:r>
      <w:r>
        <w:t xml:space="preserve"> — A serotonin receptor strongly affected by classic psychedelics and implicated in changes to perception and self-experience.</w:t>
      </w:r>
    </w:p>
    <w:p w14:paraId="6480519B" w14:textId="77777777" w:rsidR="00CD4C62" w:rsidRDefault="00000000">
      <w:r>
        <w:rPr>
          <w:b/>
        </w:rPr>
        <w:t>Automaticity</w:t>
      </w:r>
      <w:r>
        <w:t xml:space="preserve"> — The capacity for a practiced behavior to run with little conscious monitoring while remaining responsive to relevant information.</w:t>
      </w:r>
    </w:p>
    <w:p w14:paraId="29C7850C" w14:textId="77777777" w:rsidR="00CD4C62" w:rsidRDefault="00000000">
      <w:r>
        <w:rPr>
          <w:b/>
        </w:rPr>
        <w:t>Blindsight</w:t>
      </w:r>
      <w:r>
        <w:t xml:space="preserve"> — Visually guided responding in a cortically blind visual field without reported conscious visual experience.</w:t>
      </w:r>
    </w:p>
    <w:p w14:paraId="6647D9C0" w14:textId="77777777" w:rsidR="00CD4C62" w:rsidRDefault="00000000">
      <w:r>
        <w:rPr>
          <w:b/>
        </w:rPr>
        <w:t>Charles Bonnet syndrome</w:t>
      </w:r>
      <w:r>
        <w:t xml:space="preserve"> — Vivid visual hallucinations in people with significant vision loss who often retain insight that the images are not real.</w:t>
      </w:r>
    </w:p>
    <w:p w14:paraId="6D798406" w14:textId="77777777" w:rsidR="00CD4C62" w:rsidRDefault="00000000">
      <w:r>
        <w:rPr>
          <w:b/>
        </w:rPr>
        <w:t>Conscious access</w:t>
      </w:r>
      <w:r>
        <w:t xml:space="preserve"> — Availability of information for report, memory, reasoning, and flexible action.</w:t>
      </w:r>
    </w:p>
    <w:p w14:paraId="69CABBE2" w14:textId="77777777" w:rsidR="00CD4C62" w:rsidRDefault="00000000">
      <w:r>
        <w:rPr>
          <w:b/>
        </w:rPr>
        <w:t>Conscious level</w:t>
      </w:r>
      <w:r>
        <w:t xml:space="preserve"> — An organism's overall state of wakefulness or capacity for experience, as altered in sleep, anesthesia, or disorders of consciousness.</w:t>
      </w:r>
    </w:p>
    <w:p w14:paraId="2196C7E9" w14:textId="77777777" w:rsidR="00CD4C62" w:rsidRDefault="00000000">
      <w:r>
        <w:rPr>
          <w:b/>
        </w:rPr>
        <w:t>Conscious perceptual content</w:t>
      </w:r>
      <w:r>
        <w:t xml:space="preserve"> — The particular sights, sounds, bodily states, thoughts, or other contents experienced at a given moment.</w:t>
      </w:r>
    </w:p>
    <w:p w14:paraId="30800452" w14:textId="77777777" w:rsidR="00CD4C62" w:rsidRDefault="00000000">
      <w:r>
        <w:rPr>
          <w:b/>
        </w:rPr>
        <w:t>Global workspace theory</w:t>
      </w:r>
      <w:r>
        <w:t xml:space="preserve"> — A candidate theory proposing that conscious content becomes globally available to multiple systems for report, memory, and flexible action.</w:t>
      </w:r>
    </w:p>
    <w:p w14:paraId="3A328CFD" w14:textId="77777777" w:rsidR="00CD4C62" w:rsidRDefault="00000000">
      <w:r>
        <w:rPr>
          <w:b/>
        </w:rPr>
        <w:t>Hard problem of consciousness</w:t>
      </w:r>
      <w:r>
        <w:t xml:space="preserve"> — Chalmers' term for the question of why physical or computational processing is accompanied by subjective experience.</w:t>
      </w:r>
    </w:p>
    <w:p w14:paraId="40579F86" w14:textId="77777777" w:rsidR="00CD4C62" w:rsidRDefault="00000000">
      <w:r>
        <w:rPr>
          <w:b/>
        </w:rPr>
        <w:t>Inattentional blindness</w:t>
      </w:r>
      <w:r>
        <w:t xml:space="preserve"> — Failure to report a visible object because attention is strongly engaged elsewhere.</w:t>
      </w:r>
    </w:p>
    <w:p w14:paraId="7C8FBACE" w14:textId="77777777" w:rsidR="00CD4C62" w:rsidRDefault="00000000">
      <w:r>
        <w:rPr>
          <w:b/>
        </w:rPr>
        <w:t>Phenomenal experience</w:t>
      </w:r>
      <w:r>
        <w:t xml:space="preserve"> — The subjective, felt quality of experience: what an experience is like from the inside.</w:t>
      </w:r>
    </w:p>
    <w:p w14:paraId="30FE7CF4" w14:textId="77777777" w:rsidR="00CD4C62" w:rsidRDefault="00000000">
      <w:r>
        <w:rPr>
          <w:b/>
        </w:rPr>
        <w:t>Prediction error</w:t>
      </w:r>
      <w:r>
        <w:t xml:space="preserve"> — A discrepancy between a prediction and incoming evidence that can drive updating, attention, or action.</w:t>
      </w:r>
    </w:p>
    <w:p w14:paraId="2E0C69E5" w14:textId="77777777" w:rsidR="00CD4C62" w:rsidRDefault="00000000">
      <w:r>
        <w:rPr>
          <w:b/>
        </w:rPr>
        <w:lastRenderedPageBreak/>
        <w:t>Predictive processing</w:t>
      </w:r>
      <w:r>
        <w:t xml:space="preserve"> — A framework in which perceptual systems combine prior expectations with incoming evidence to construct and revise perceptual hypotheses.</w:t>
      </w:r>
    </w:p>
    <w:p w14:paraId="2D473415" w14:textId="77777777" w:rsidR="00CD4C62" w:rsidRDefault="00000000">
      <w:r>
        <w:rPr>
          <w:b/>
        </w:rPr>
        <w:t>Reward prediction error</w:t>
      </w:r>
      <w:r>
        <w:t xml:space="preserve"> — The difference between an expected and obtained reward outcome, represented by phasic responses in relevant neural populations during classic learning paradigms.</w:t>
      </w:r>
    </w:p>
    <w:p w14:paraId="1FA5E4D2" w14:textId="77777777" w:rsidR="00CD4C62" w:rsidRDefault="00000000">
      <w:r>
        <w:rPr>
          <w:b/>
        </w:rPr>
        <w:t>Selective attention</w:t>
      </w:r>
      <w:r>
        <w:t xml:space="preserve"> — Processes that bias limited processing resources toward some information and away from other information.</w:t>
      </w:r>
    </w:p>
    <w:p w14:paraId="3A4801F0" w14:textId="77777777" w:rsidR="00CD4C62" w:rsidRDefault="00000000">
      <w:pPr>
        <w:pStyle w:val="Heading1"/>
      </w:pPr>
      <w:r>
        <w:rPr>
          <w:rFonts w:ascii="Aptos" w:hAnsi="Aptos"/>
        </w:rPr>
        <w:t>Further Reading</w:t>
      </w:r>
    </w:p>
    <w:p w14:paraId="777F301F" w14:textId="77777777" w:rsidR="00CD4C62" w:rsidRDefault="00000000">
      <w:r>
        <w:rPr>
          <w:b/>
        </w:rPr>
        <w:t xml:space="preserve">Seth, A. K. (2021). </w:t>
      </w:r>
      <w:r>
        <w:rPr>
          <w:b/>
          <w:i/>
        </w:rPr>
        <w:t>Being You: A New Science of Consciousness.</w:t>
      </w:r>
      <w:r>
        <w:rPr>
          <w:b/>
        </w:rPr>
        <w:t xml:space="preserve"> Dutton.</w:t>
      </w:r>
      <w:r>
        <w:br/>
        <w:t>An accessible book-length defense of constructive perception and the controlled-hallucination framework. Read it as one influential account, not as the field's settled definition.</w:t>
      </w:r>
    </w:p>
    <w:p w14:paraId="65661097" w14:textId="77777777" w:rsidR="00CD4C62" w:rsidRDefault="00000000">
      <w:r>
        <w:rPr>
          <w:b/>
        </w:rPr>
        <w:t xml:space="preserve">Chalmers, D. J. (1995). Facing up to the problem of consciousness. </w:t>
      </w:r>
      <w:r>
        <w:rPr>
          <w:b/>
          <w:i/>
        </w:rPr>
        <w:t>Journal of Consciousness Studies, 2</w:t>
      </w:r>
      <w:r>
        <w:rPr>
          <w:b/>
        </w:rPr>
        <w:t>(3), 200–219.</w:t>
      </w:r>
      <w:r>
        <w:br/>
        <w:t>The paper that introduced the hard-problem terminology used in this chapter.</w:t>
      </w:r>
    </w:p>
    <w:p w14:paraId="17977076" w14:textId="77777777" w:rsidR="00CD4C62" w:rsidRDefault="00000000">
      <w:r>
        <w:rPr>
          <w:b/>
        </w:rPr>
        <w:t xml:space="preserve">Clark, A. (2016). </w:t>
      </w:r>
      <w:r>
        <w:rPr>
          <w:b/>
          <w:i/>
        </w:rPr>
        <w:t>Surfing Uncertainty: Prediction, Action, and the Embodied Mind.</w:t>
      </w:r>
      <w:r>
        <w:rPr>
          <w:b/>
        </w:rPr>
        <w:t xml:space="preserve"> Oxford University Press.</w:t>
      </w:r>
      <w:r>
        <w:br/>
        <w:t>A deeper treatment of predictive processing in perception, action, and cognition.</w:t>
      </w:r>
    </w:p>
    <w:p w14:paraId="27C21F28" w14:textId="77777777" w:rsidR="00CD4C62" w:rsidRDefault="00000000">
      <w:r>
        <w:rPr>
          <w:b/>
        </w:rPr>
        <w:t xml:space="preserve">Cogitate Consortium et al. (2025). Adversarial testing of global neuronal workspace and integrated information theories of consciousness. </w:t>
      </w:r>
      <w:r>
        <w:rPr>
          <w:b/>
          <w:i/>
        </w:rPr>
        <w:t>Nature, 642</w:t>
      </w:r>
      <w:r>
        <w:rPr>
          <w:b/>
        </w:rPr>
        <w:t>, 133–142.</w:t>
      </w:r>
      <w:r>
        <w:br/>
        <w:t>A direct comparison of two major consciousness theories that illustrates why the field remains unsettled.</w:t>
      </w:r>
    </w:p>
    <w:p w14:paraId="5D321586" w14:textId="77777777" w:rsidR="00CD4C62" w:rsidRDefault="00000000">
      <w:r>
        <w:rPr>
          <w:b/>
        </w:rPr>
        <w:t xml:space="preserve">Eagleman, D. M., &amp; Sejnowski, T. J. (2000), with Patel et al. (2000). Flash-lag and postdiction exchange in </w:t>
      </w:r>
      <w:r>
        <w:rPr>
          <w:b/>
          <w:i/>
        </w:rPr>
        <w:t>Science</w:t>
      </w:r>
      <w:r>
        <w:rPr>
          <w:b/>
        </w:rPr>
        <w:t>.</w:t>
      </w:r>
      <w:r>
        <w:br/>
        <w:t>A compact scientific disagreement over whether constructed visual timing reflects postdiction or differential processing latency.</w:t>
      </w:r>
    </w:p>
    <w:p w14:paraId="6570A745" w14:textId="77777777" w:rsidR="00CD4C62" w:rsidRDefault="00000000">
      <w:r>
        <w:rPr>
          <w:b/>
        </w:rPr>
        <w:t xml:space="preserve">Sapolsky, R. (2011, February 15). </w:t>
      </w:r>
      <w:r>
        <w:rPr>
          <w:b/>
          <w:i/>
        </w:rPr>
        <w:t>Dopamine jackpot!</w:t>
      </w:r>
      <w:r>
        <w:rPr>
          <w:b/>
        </w:rPr>
        <w:t xml:space="preserve"> [Video lecture]. California Academy of Sciences.</w:t>
      </w:r>
      <w:r>
        <w:br/>
        <w:t>A curated, accessible bridge to Chapter 7's fuller treatment of dopamine and uncertain reward. It is included as Further Reading, not as the claim source for this chapter's calibrated RPE account.</w:t>
      </w:r>
    </w:p>
    <w:p w14:paraId="2DCDE9FE" w14:textId="77777777" w:rsidR="00CD4C62" w:rsidRDefault="00000000">
      <w:pPr>
        <w:pStyle w:val="Heading1"/>
      </w:pPr>
      <w:r>
        <w:rPr>
          <w:rFonts w:ascii="Aptos" w:hAnsi="Aptos"/>
        </w:rPr>
        <w:t>References</w:t>
      </w:r>
    </w:p>
    <w:p w14:paraId="4F968CA4" w14:textId="77777777" w:rsidR="00CD4C62" w:rsidRDefault="00000000">
      <w:r>
        <w:t xml:space="preserve">Amo, R., et al. (2024). Glutamate inputs send prediction error of reward, but not negative value of aversive stimuli, to dopamine neurons. </w:t>
      </w:r>
      <w:r>
        <w:rPr>
          <w:i/>
        </w:rPr>
        <w:t>Neuron, 112</w:t>
      </w:r>
      <w:r>
        <w:t>(6), 1001–1019.e6.</w:t>
      </w:r>
    </w:p>
    <w:p w14:paraId="5D9E4179" w14:textId="77777777" w:rsidR="00CD4C62" w:rsidRPr="00E93E47" w:rsidRDefault="00000000">
      <w:pPr>
        <w:rPr>
          <w:lang w:val="fr-CA"/>
          <w:rPrChange w:id="35" w:author="Jon Oxford" w:date="2026-07-21T09:08:00Z" w16du:dateUtc="2026-07-21T14:08:00Z">
            <w:rPr/>
          </w:rPrChange>
        </w:rPr>
      </w:pPr>
      <w:r>
        <w:t xml:space="preserve">Atlas, L. Y., Whittington, R. A., Lindquist, M. A., Wielgosz, J., Sonty, N., &amp; Wager, T. D. (2014). Specifying the non-specific factors underlying opioid analgesia: Expectancy, attention, and affect. </w:t>
      </w:r>
      <w:r w:rsidRPr="00E93E47">
        <w:rPr>
          <w:i/>
          <w:lang w:val="fr-CA"/>
          <w:rPrChange w:id="36" w:author="Jon Oxford" w:date="2026-07-21T09:08:00Z" w16du:dateUtc="2026-07-21T14:08:00Z">
            <w:rPr>
              <w:i/>
            </w:rPr>
          </w:rPrChange>
        </w:rPr>
        <w:t>Neuropsychopharmacology</w:t>
      </w:r>
      <w:r w:rsidRPr="00E93E47">
        <w:rPr>
          <w:lang w:val="fr-CA"/>
          <w:rPrChange w:id="37" w:author="Jon Oxford" w:date="2026-07-21T09:08:00Z" w16du:dateUtc="2026-07-21T14:08:00Z">
            <w:rPr/>
          </w:rPrChange>
        </w:rPr>
        <w:t>. https://pmc.ncbi.nlm.nih.gov/articles/PMC3945427/</w:t>
      </w:r>
    </w:p>
    <w:p w14:paraId="1B42AD41" w14:textId="77777777" w:rsidR="00CD4C62" w:rsidRDefault="00000000">
      <w:r w:rsidRPr="00E93E47">
        <w:rPr>
          <w:lang w:val="fr-CA"/>
          <w:rPrChange w:id="38" w:author="Jon Oxford" w:date="2026-07-21T09:08:00Z" w16du:dateUtc="2026-07-21T14:08:00Z">
            <w:rPr/>
          </w:rPrChange>
        </w:rPr>
        <w:t xml:space="preserve">Boureau, Y.-L., &amp; Dayan, P. (2011). </w:t>
      </w:r>
      <w:r>
        <w:t xml:space="preserve">Opponency revisited: Competition and cooperation between dopamine and serotonin. </w:t>
      </w:r>
      <w:r>
        <w:rPr>
          <w:i/>
        </w:rPr>
        <w:t>Neuropsychopharmacology, 36</w:t>
      </w:r>
      <w:r>
        <w:t>, 74–97.</w:t>
      </w:r>
    </w:p>
    <w:p w14:paraId="67FD5879" w14:textId="77777777" w:rsidR="00CD4C62" w:rsidRDefault="00000000">
      <w:r>
        <w:t xml:space="preserve">Bromberg-Martin, E. S., Matsumoto, M., &amp; Hikosaka, O. (2010). Dopamine in motivational control: Rewarding, aversive, and alerting. </w:t>
      </w:r>
      <w:r>
        <w:rPr>
          <w:i/>
        </w:rPr>
        <w:t>Neuron, 68</w:t>
      </w:r>
      <w:r>
        <w:t>(5), 815–834.</w:t>
      </w:r>
    </w:p>
    <w:p w14:paraId="7D380D31" w14:textId="77777777" w:rsidR="00CD4C62" w:rsidRDefault="00000000">
      <w:r>
        <w:t xml:space="preserve">Carhart-Harris, R. L., &amp; Friston, K. J. (2019). REBUS and the anarchic brain: Toward a unified model of the brain action of psychedelics. </w:t>
      </w:r>
      <w:r>
        <w:rPr>
          <w:i/>
        </w:rPr>
        <w:t>Pharmacological Reviews, 71</w:t>
      </w:r>
      <w:r>
        <w:t>(3), 316–344.</w:t>
      </w:r>
    </w:p>
    <w:p w14:paraId="6A5F1EF0" w14:textId="77777777" w:rsidR="00CD4C62" w:rsidRDefault="00000000">
      <w:r>
        <w:t xml:space="preserve">Chalmers, D. J. (1995). Facing up to the problem of consciousness. </w:t>
      </w:r>
      <w:r>
        <w:rPr>
          <w:i/>
        </w:rPr>
        <w:t>Journal of Consciousness Studies, 2</w:t>
      </w:r>
      <w:r>
        <w:t>(3), 200–219.</w:t>
      </w:r>
    </w:p>
    <w:p w14:paraId="5E32CD0E" w14:textId="77777777" w:rsidR="00CD4C62" w:rsidRDefault="00000000">
      <w:r>
        <w:t xml:space="preserve">Cogitate Consortium et al. (2025). Adversarial testing of global neuronal workspace and integrated information theories of consciousness. </w:t>
      </w:r>
      <w:r>
        <w:rPr>
          <w:i/>
        </w:rPr>
        <w:t>Nature, 642</w:t>
      </w:r>
      <w:r>
        <w:t>, 133–142. https://doi.org/10.1038/s41586-025-08888-1</w:t>
      </w:r>
    </w:p>
    <w:p w14:paraId="5DF17331" w14:textId="77777777" w:rsidR="00CD4C62" w:rsidRDefault="00000000">
      <w:r>
        <w:t xml:space="preserve">de Gelder, B., Tamietto, M., van Boxtel, G., Goebel, R., Sahraie, A., van den Stock, J., et al. (2008). Intact navigation skills after bilateral loss of striate cortex. </w:t>
      </w:r>
      <w:r>
        <w:rPr>
          <w:i/>
        </w:rPr>
        <w:t>Current Biology, 18</w:t>
      </w:r>
      <w:r>
        <w:t>(24), R1128–R1129.</w:t>
      </w:r>
    </w:p>
    <w:p w14:paraId="12DD083A" w14:textId="77777777" w:rsidR="00CD4C62" w:rsidRDefault="00000000">
      <w:r>
        <w:lastRenderedPageBreak/>
        <w:t xml:space="preserve">Eagleman, D. M., &amp; Sejnowski, T. J. (2000). Motion integration and postdiction in visual awareness. </w:t>
      </w:r>
      <w:r>
        <w:rPr>
          <w:i/>
        </w:rPr>
        <w:t>Science, 287</w:t>
      </w:r>
      <w:r>
        <w:t>(5460), 2036–2038.</w:t>
      </w:r>
    </w:p>
    <w:p w14:paraId="4491625A" w14:textId="77777777" w:rsidR="00CD4C62" w:rsidRDefault="00000000">
      <w:r>
        <w:t xml:space="preserve">Hamedani, A. G., &amp; Pelak, V. S. (2021). Nonpsychotic hallucinations and impaired vision: The Charles Bonnet syndrome. </w:t>
      </w:r>
      <w:r>
        <w:rPr>
          <w:i/>
        </w:rPr>
        <w:t>Current Treatment Options in Neurology, 23</w:t>
      </w:r>
      <w:r>
        <w:t>(9), 27.</w:t>
      </w:r>
    </w:p>
    <w:p w14:paraId="1876E2E6" w14:textId="77777777" w:rsidR="00CD4C62" w:rsidRDefault="00000000">
      <w:r>
        <w:t xml:space="preserve">Patel, S. S., Ogmen, H., Bedell, H. E., &amp; Sampath, V. (2000). Flash-lag effect: Differential latency, not postdiction. </w:t>
      </w:r>
      <w:r>
        <w:rPr>
          <w:i/>
        </w:rPr>
        <w:t>Science, 290</w:t>
      </w:r>
      <w:r>
        <w:t>(5494), 1051.</w:t>
      </w:r>
    </w:p>
    <w:p w14:paraId="23EB60FB" w14:textId="77777777" w:rsidR="00CD4C62" w:rsidRDefault="00000000">
      <w:r>
        <w:t xml:space="preserve">Raichle, M. E., &amp; Gusnard, D. A. (2002). Appraising the brain's energy budget. </w:t>
      </w:r>
      <w:r>
        <w:rPr>
          <w:i/>
        </w:rPr>
        <w:t>Proceedings of the National Academy of Sciences, 99</w:t>
      </w:r>
      <w:r>
        <w:t>(16), 10237–10239.</w:t>
      </w:r>
    </w:p>
    <w:p w14:paraId="17F44558" w14:textId="77777777" w:rsidR="00CD4C62" w:rsidRDefault="00000000">
      <w:r>
        <w:t xml:space="preserve">Röer, J. P., &amp; Cowan, N. (2021). A preregistered replication and extension of the cocktail party phenomenon: One's name captures attention, unexpected words do not. </w:t>
      </w:r>
      <w:r>
        <w:rPr>
          <w:i/>
        </w:rPr>
        <w:t>Journal of Experimental Psychology: Learning, Memory, and Cognition, 47</w:t>
      </w:r>
      <w:r>
        <w:t>(2), 234–242.</w:t>
      </w:r>
    </w:p>
    <w:p w14:paraId="1114F160" w14:textId="77777777" w:rsidR="00CD4C62" w:rsidRDefault="00000000">
      <w:r>
        <w:t xml:space="preserve">Schultz, W., Dayan, P., &amp; Montague, P. R. (1997). A neural substrate of prediction and reward. </w:t>
      </w:r>
      <w:r>
        <w:rPr>
          <w:i/>
        </w:rPr>
        <w:t>Science, 275</w:t>
      </w:r>
      <w:r>
        <w:t>(5306), 1593–1599.</w:t>
      </w:r>
    </w:p>
    <w:p w14:paraId="6B7CB063" w14:textId="77777777" w:rsidR="00CD4C62" w:rsidRDefault="00000000">
      <w:r>
        <w:t xml:space="preserve">Simons, D. J., &amp; Chabris, C. F. (1999). Gorillas in our midst: Sustained inattentional blindness for dynamic events. </w:t>
      </w:r>
      <w:r>
        <w:rPr>
          <w:i/>
        </w:rPr>
        <w:t>Perception, 28</w:t>
      </w:r>
      <w:r>
        <w:t>(9), 1059–1074.</w:t>
      </w:r>
    </w:p>
    <w:p w14:paraId="2987AEDE" w14:textId="77777777" w:rsidR="00CD4C62" w:rsidRDefault="00000000">
      <w:r>
        <w:t xml:space="preserve">Volkow, N. D., Ding, Y. S., Fowler, J. S., Wang, G. J., Logan, J., Gatley, J. S., et al. (1995). Is methylphenidate like cocaine? Studies on their pharmacokinetics and distribution in the human brain. </w:t>
      </w:r>
      <w:r>
        <w:rPr>
          <w:i/>
        </w:rPr>
        <w:t>Archives of General Psychiatry, 52</w:t>
      </w:r>
      <w:r>
        <w:t>(6), 456–463.</w:t>
      </w:r>
    </w:p>
    <w:sectPr w:rsidR="00CD4C62" w:rsidSect="00034616">
      <w:headerReference w:type="even" r:id="rId12"/>
      <w:headerReference w:type="default" r:id="rId13"/>
      <w:footerReference w:type="even" r:id="rId14"/>
      <w:footerReference w:type="default" r:id="rId15"/>
      <w:headerReference w:type="first" r:id="rId16"/>
      <w:footerReference w:type="first" r:id="rId17"/>
      <w:pgSz w:w="12240" w:h="15840"/>
      <w:pgMar w:top="936" w:right="979" w:bottom="936" w:left="979" w:header="432"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n Oxford" w:date="2026-07-21T09:21:00Z" w:initials="JO">
    <w:p w14:paraId="6FBF0CC2" w14:textId="77777777" w:rsidR="009A3017" w:rsidRDefault="009A3017" w:rsidP="009A3017">
      <w:pPr>
        <w:pStyle w:val="CommentText"/>
      </w:pPr>
      <w:r>
        <w:rPr>
          <w:rStyle w:val="CommentReference"/>
        </w:rPr>
        <w:annotationRef/>
      </w:r>
      <w:r>
        <w:t xml:space="preserve">Needsto get the idea of losing its Brain not Completely true But it makes the paint </w:t>
      </w:r>
    </w:p>
  </w:comment>
  <w:comment w:id="2" w:author="Jon Oxford" w:date="2026-07-21T10:21:00Z" w:initials="JO">
    <w:p w14:paraId="015DDED3" w14:textId="77777777" w:rsidR="00AC7AA5" w:rsidRDefault="00AC7AA5" w:rsidP="00AC7AA5">
      <w:pPr>
        <w:pStyle w:val="CommentText"/>
      </w:pPr>
      <w:r>
        <w:rPr>
          <w:rStyle w:val="CommentReference"/>
        </w:rPr>
        <w:annotationRef/>
      </w:r>
      <w:r>
        <w:t>It is commonly described as dissolving it’s brain, but that isn’t entirely true...</w:t>
      </w:r>
    </w:p>
  </w:comment>
  <w:comment w:id="5" w:author="Jon Oxford" w:date="2026-07-21T10:41:00Z" w:initials="JO">
    <w:p w14:paraId="763B64AB" w14:textId="77777777" w:rsidR="004B509A" w:rsidRDefault="004B509A" w:rsidP="004B509A">
      <w:pPr>
        <w:pStyle w:val="CommentText"/>
      </w:pPr>
      <w:r>
        <w:rPr>
          <w:rStyle w:val="CommentReference"/>
        </w:rPr>
        <w:annotationRef/>
      </w:r>
      <w:r>
        <w:t xml:space="preserve">Lets discuss this. The DA SA thing is cool, perhaps it could go to Biology to reinforce students conceptions of where they came from to compare to what they are now. </w:t>
      </w:r>
    </w:p>
    <w:p w14:paraId="5F91E975" w14:textId="77777777" w:rsidR="004B509A" w:rsidRDefault="004B509A" w:rsidP="004B509A">
      <w:pPr>
        <w:pStyle w:val="CommentText"/>
      </w:pPr>
    </w:p>
    <w:p w14:paraId="39D1A6D3" w14:textId="77777777" w:rsidR="004B509A" w:rsidRDefault="004B509A" w:rsidP="004B509A">
      <w:pPr>
        <w:pStyle w:val="CommentText"/>
      </w:pPr>
      <w:r>
        <w:t xml:space="preserve">The octopus is cool, but perhaps forced here. </w:t>
      </w:r>
    </w:p>
  </w:comment>
  <w:comment w:id="17" w:author="Jon Oxford" w:date="2026-07-21T10:47:00Z" w:initials="JO">
    <w:p w14:paraId="7F54524E" w14:textId="77777777" w:rsidR="00FF0FAB" w:rsidRDefault="00FF0FAB" w:rsidP="00FF0FAB">
      <w:pPr>
        <w:pStyle w:val="CommentText"/>
      </w:pPr>
      <w:r>
        <w:rPr>
          <w:rStyle w:val="CommentReference"/>
        </w:rPr>
        <w:annotationRef/>
      </w:r>
      <w:r>
        <w:t xml:space="preserve">What are we doing here? Didn’t describe either or support anything. </w:t>
      </w:r>
    </w:p>
  </w:comment>
  <w:comment w:id="25" w:author="Jon Oxford" w:date="2026-07-21T10:55:00Z" w:initials="JO">
    <w:p w14:paraId="4F385FC7" w14:textId="77777777" w:rsidR="00734CD2" w:rsidRDefault="00734CD2" w:rsidP="00734CD2">
      <w:pPr>
        <w:pStyle w:val="CommentText"/>
      </w:pPr>
      <w:r>
        <w:rPr>
          <w:rStyle w:val="CommentReference"/>
        </w:rPr>
        <w:annotationRef/>
      </w:r>
      <w:r>
        <w:t xml:space="preserve">I feel like we spend too much time explaining other theories. We should simply provide a framework of this books goals, and quickly say this isn’t a philosophy book, it is about building a useful learning framework for general psychology. We should discuss this. </w:t>
      </w:r>
    </w:p>
  </w:comment>
  <w:comment w:id="26" w:author="Jon Oxford" w:date="2026-07-21T11:19:00Z" w:initials="JO">
    <w:p w14:paraId="4F25E556" w14:textId="77777777" w:rsidR="0013784A" w:rsidRDefault="0013784A" w:rsidP="0013784A">
      <w:pPr>
        <w:pStyle w:val="CommentText"/>
      </w:pPr>
      <w:r>
        <w:rPr>
          <w:rStyle w:val="CommentReference"/>
        </w:rPr>
        <w:annotationRef/>
      </w:r>
      <w:r>
        <w:rPr>
          <w:color w:val="121212"/>
          <w:highlight w:val="white"/>
        </w:rPr>
        <w:t>Section 2's opening (¶73–75) has three loose threads:</w:t>
      </w:r>
    </w:p>
    <w:p w14:paraId="7BDBE2B0" w14:textId="77777777" w:rsidR="0013784A" w:rsidRDefault="0013784A" w:rsidP="0013784A">
      <w:pPr>
        <w:pStyle w:val="CommentText"/>
        <w:numPr>
          <w:ilvl w:val="0"/>
          <w:numId w:val="11"/>
        </w:numPr>
        <w:ind w:left="360"/>
      </w:pPr>
      <w:r>
        <w:rPr>
          <w:b/>
          <w:bCs/>
          <w:color w:val="121212"/>
          <w:highlight w:val="white"/>
        </w:rPr>
        <w:t>"A useful analogy from this course"</w:t>
      </w:r>
      <w:r>
        <w:rPr>
          <w:color w:val="121212"/>
          <w:highlight w:val="white"/>
        </w:rPr>
        <w:t> — dangling reference. Nothing earlier in this chapter introduces a course-analogy for Claude to point back to; it reads like a leftover from a reordered draft rather than a self-contained opener.</w:t>
      </w:r>
    </w:p>
    <w:p w14:paraId="3D9480F5" w14:textId="77777777" w:rsidR="0013784A" w:rsidRDefault="0013784A" w:rsidP="0013784A">
      <w:pPr>
        <w:pStyle w:val="CommentText"/>
        <w:numPr>
          <w:ilvl w:val="0"/>
          <w:numId w:val="11"/>
        </w:numPr>
        <w:ind w:left="360"/>
      </w:pPr>
      <w:r>
        <w:rPr>
          <w:b/>
          <w:bCs/>
          <w:color w:val="121212"/>
          <w:highlight w:val="white"/>
        </w:rPr>
        <w:t>No topic sentence for the section.</w:t>
      </w:r>
      <w:r>
        <w:rPr>
          <w:color w:val="121212"/>
          <w:highlight w:val="white"/>
        </w:rPr>
        <w:t> Compare Section 3, which opens by naming its own subject directly ("Psychoactive drugs can change arousal, attention, perception..."). Section 2's opener jumps straight into the camera analogy without ever saying the words attention, access, or constructed perception — so the heading and the first paragraph don't visibly connect.</w:t>
      </w:r>
    </w:p>
    <w:p w14:paraId="05241D23" w14:textId="77777777" w:rsidR="0013784A" w:rsidRDefault="0013784A" w:rsidP="0013784A">
      <w:pPr>
        <w:pStyle w:val="CommentText"/>
        <w:numPr>
          <w:ilvl w:val="0"/>
          <w:numId w:val="11"/>
        </w:numPr>
        <w:ind w:left="360"/>
      </w:pPr>
      <w:r>
        <w:rPr>
          <w:b/>
          <w:bCs/>
          <w:color w:val="121212"/>
          <w:highlight w:val="white"/>
        </w:rPr>
        <w:t>¶75 references "a literal executive controller sitting inside the brain"</w:t>
      </w:r>
      <w:r>
        <w:rPr>
          <w:color w:val="121212"/>
          <w:highlight w:val="white"/>
        </w:rPr>
        <w:t> — but no executive-controller concept was mentioned in ¶73–74. That's a non sequitur; it reads as if a sentence introducing that idea was cut, leaving the caveat with nothing to caveat.</w:t>
      </w:r>
    </w:p>
    <w:p w14:paraId="67193210" w14:textId="77777777" w:rsidR="0013784A" w:rsidRDefault="0013784A" w:rsidP="0013784A">
      <w:pPr>
        <w:pStyle w:val="CommentText"/>
      </w:pPr>
      <w:r>
        <w:rPr>
          <w:color w:val="121212"/>
          <w:highlight w:val="white"/>
        </w:rPr>
        <w:t>Net effect: the reader hits the heading "Attention, Access, and Constructed Perception," then gets an ungrounded analogy, then a caveat answering a claim that was never made. That's almost certainly the "looseness" you're noticing.</w:t>
      </w:r>
    </w:p>
  </w:comment>
  <w:comment w:id="28" w:author="Jon Oxford" w:date="2026-07-21T11:05:00Z" w:initials="JO">
    <w:p w14:paraId="0226512F" w14:textId="77777777" w:rsidR="00734CD2" w:rsidRDefault="00734CD2" w:rsidP="00734CD2">
      <w:pPr>
        <w:pStyle w:val="CommentText"/>
      </w:pPr>
      <w:r>
        <w:rPr>
          <w:rStyle w:val="CommentReference"/>
        </w:rPr>
        <w:annotationRef/>
      </w:r>
      <w:r>
        <w:t>Do we explain this somewhere? If so could we link it to the explanation?</w:t>
      </w:r>
    </w:p>
  </w:comment>
  <w:comment w:id="29" w:author="Jon Oxford" w:date="2026-07-21T11:07:00Z" w:initials="JO">
    <w:p w14:paraId="72A7060A" w14:textId="77777777" w:rsidR="00707904" w:rsidRDefault="00707904" w:rsidP="00707904">
      <w:pPr>
        <w:pStyle w:val="CommentText"/>
      </w:pPr>
      <w:r>
        <w:rPr>
          <w:rStyle w:val="CommentReference"/>
        </w:rPr>
        <w:annotationRef/>
      </w:r>
      <w:r>
        <w:t xml:space="preserve">Also if there are other word of this sort that students may not know we could do those as well and add that to our entire textbook pass when we finalize. I am thinking also for remaining chapters line edits one step should be suggestion words to emphasize for visual scanning, like the ones that I underline. </w:t>
      </w:r>
    </w:p>
  </w:comment>
  <w:comment w:id="30" w:author="Jon Oxford" w:date="2026-07-21T11:08:00Z" w:initials="JO">
    <w:p w14:paraId="178A80FB" w14:textId="77777777" w:rsidR="00707904" w:rsidRDefault="00707904" w:rsidP="00707904">
      <w:pPr>
        <w:pStyle w:val="CommentText"/>
      </w:pPr>
      <w:r>
        <w:rPr>
          <w:rStyle w:val="CommentReference"/>
        </w:rPr>
        <w:annotationRef/>
      </w:r>
      <w:r>
        <w:t>Could a hover show that page for cocktail party effect?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BF0CC2" w15:done="0"/>
  <w15:commentEx w15:paraId="015DDED3" w15:paraIdParent="6FBF0CC2" w15:done="0"/>
  <w15:commentEx w15:paraId="39D1A6D3" w15:done="0"/>
  <w15:commentEx w15:paraId="7F54524E" w15:done="0"/>
  <w15:commentEx w15:paraId="4F385FC7" w15:done="0"/>
  <w15:commentEx w15:paraId="67193210" w15:done="0"/>
  <w15:commentEx w15:paraId="0226512F" w15:done="0"/>
  <w15:commentEx w15:paraId="72A7060A" w15:paraIdParent="0226512F" w15:done="0"/>
  <w15:commentEx w15:paraId="178A80FB" w15:paraIdParent="022651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7B3377" w16cex:dateUtc="2026-07-21T14:21:00Z"/>
  <w16cex:commentExtensible w16cex:durableId="188100EA" w16cex:dateUtc="2026-07-21T15:21:00Z"/>
  <w16cex:commentExtensible w16cex:durableId="3D211FD3" w16cex:dateUtc="2026-07-21T15:41:00Z"/>
  <w16cex:commentExtensible w16cex:durableId="55E8D7EA" w16cex:dateUtc="2026-07-21T15:47:00Z"/>
  <w16cex:commentExtensible w16cex:durableId="7C134315" w16cex:dateUtc="2026-07-21T15:55:00Z"/>
  <w16cex:commentExtensible w16cex:durableId="4AA37328" w16cex:dateUtc="2026-07-21T16:19:00Z"/>
  <w16cex:commentExtensible w16cex:durableId="57B8E0B9" w16cex:dateUtc="2026-07-21T16:05:00Z"/>
  <w16cex:commentExtensible w16cex:durableId="02E106A9" w16cex:dateUtc="2026-07-21T16:07:00Z"/>
  <w16cex:commentExtensible w16cex:durableId="5AD9F816" w16cex:dateUtc="2026-07-21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BF0CC2" w16cid:durableId="3F7B3377"/>
  <w16cid:commentId w16cid:paraId="015DDED3" w16cid:durableId="188100EA"/>
  <w16cid:commentId w16cid:paraId="39D1A6D3" w16cid:durableId="3D211FD3"/>
  <w16cid:commentId w16cid:paraId="7F54524E" w16cid:durableId="55E8D7EA"/>
  <w16cid:commentId w16cid:paraId="4F385FC7" w16cid:durableId="7C134315"/>
  <w16cid:commentId w16cid:paraId="67193210" w16cid:durableId="4AA37328"/>
  <w16cid:commentId w16cid:paraId="0226512F" w16cid:durableId="57B8E0B9"/>
  <w16cid:commentId w16cid:paraId="72A7060A" w16cid:durableId="02E106A9"/>
  <w16cid:commentId w16cid:paraId="178A80FB" w16cid:durableId="5AD9F8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AF071" w14:textId="77777777" w:rsidR="008E0F46" w:rsidRDefault="008E0F46">
      <w:pPr>
        <w:spacing w:after="0" w:line="240" w:lineRule="auto"/>
      </w:pPr>
      <w:r>
        <w:separator/>
      </w:r>
    </w:p>
  </w:endnote>
  <w:endnote w:type="continuationSeparator" w:id="0">
    <w:p w14:paraId="7FC3D334" w14:textId="77777777" w:rsidR="008E0F46" w:rsidRDefault="008E0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6632" w14:textId="77777777" w:rsidR="0013784A" w:rsidRDefault="001378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44B61" w14:textId="77777777" w:rsidR="00CD4C62" w:rsidRDefault="00000000">
    <w:pPr>
      <w:pStyle w:val="Footer"/>
      <w:jc w:val="center"/>
    </w:pPr>
    <w:r>
      <w:rPr>
        <w:color w:val="787878"/>
        <w:sz w:val="16"/>
      </w:rPr>
      <w:t>Instructor review copy · Markdown source remains authoritative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1EBE" w14:textId="77777777" w:rsidR="0013784A" w:rsidRDefault="00137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E5522" w14:textId="77777777" w:rsidR="008E0F46" w:rsidRDefault="008E0F46">
      <w:pPr>
        <w:spacing w:after="0" w:line="240" w:lineRule="auto"/>
      </w:pPr>
      <w:r>
        <w:separator/>
      </w:r>
    </w:p>
  </w:footnote>
  <w:footnote w:type="continuationSeparator" w:id="0">
    <w:p w14:paraId="472F5B48" w14:textId="77777777" w:rsidR="008E0F46" w:rsidRDefault="008E0F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EEAE8" w14:textId="77777777" w:rsidR="0013784A" w:rsidRDefault="001378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F9CE" w14:textId="77777777" w:rsidR="00CD4C62" w:rsidRDefault="00CD4C62">
    <w:pPr>
      <w:pStyle w:val="Header"/>
    </w:pPr>
  </w:p>
  <w:tbl>
    <w:tblPr>
      <w:tblW w:w="0" w:type="auto"/>
      <w:jc w:val="center"/>
      <w:tblLook w:val="04A0" w:firstRow="1" w:lastRow="0" w:firstColumn="1" w:lastColumn="0" w:noHBand="0" w:noVBand="1"/>
    </w:tblPr>
    <w:tblGrid>
      <w:gridCol w:w="5112"/>
      <w:gridCol w:w="5112"/>
    </w:tblGrid>
    <w:tr w:rsidR="00CD4C62" w14:paraId="5D34DCF2" w14:textId="77777777">
      <w:trPr>
        <w:jc w:val="center"/>
      </w:trPr>
      <w:tc>
        <w:tcPr>
          <w:tcW w:w="5112" w:type="dxa"/>
          <w:tcBorders>
            <w:top w:val="nil"/>
            <w:left w:val="nil"/>
            <w:bottom w:val="nil"/>
            <w:right w:val="nil"/>
          </w:tcBorders>
        </w:tcPr>
        <w:p w14:paraId="68D41BB1" w14:textId="77777777" w:rsidR="00CD4C62" w:rsidRDefault="00000000">
          <w:r>
            <w:rPr>
              <w:color w:val="5F5F5F"/>
              <w:sz w:val="17"/>
            </w:rPr>
            <w:t>Chapter 5 line-edit copy</w:t>
          </w:r>
        </w:p>
      </w:tc>
      <w:tc>
        <w:tcPr>
          <w:tcW w:w="5112" w:type="dxa"/>
          <w:tcBorders>
            <w:top w:val="nil"/>
            <w:left w:val="nil"/>
            <w:bottom w:val="nil"/>
            <w:right w:val="nil"/>
          </w:tcBorders>
        </w:tcPr>
        <w:p w14:paraId="2C37368F" w14:textId="77777777" w:rsidR="00CD4C62" w:rsidRDefault="00000000">
          <w:pPr>
            <w:jc w:val="right"/>
          </w:pPr>
          <w:r>
            <w:rPr>
              <w:color w:val="5F5F5F"/>
              <w:sz w:val="17"/>
            </w:rPr>
            <w:t xml:space="preserve">Page </w:t>
          </w:r>
          <w:r>
            <w:rPr>
              <w:sz w:val="17"/>
            </w:rPr>
            <w:fldChar w:fldCharType="begin"/>
          </w:r>
          <w:r>
            <w:rPr>
              <w:sz w:val="17"/>
            </w:rPr>
            <w:instrText>PAGE</w:instrText>
          </w:r>
          <w:r>
            <w:rPr>
              <w:sz w:val="17"/>
            </w:rPr>
            <w:fldChar w:fldCharType="separate"/>
          </w:r>
          <w:r w:rsidR="00E93E47">
            <w:rPr>
              <w:noProof/>
              <w:sz w:val="17"/>
            </w:rPr>
            <w:t>1</w:t>
          </w:r>
          <w:r>
            <w:rPr>
              <w:sz w:val="17"/>
            </w:rPr>
            <w:fldChar w:fldCharType="end"/>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69C48" w14:textId="77777777" w:rsidR="0013784A" w:rsidRDefault="001378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B453FB"/>
    <w:multiLevelType w:val="hybridMultilevel"/>
    <w:tmpl w:val="F8EE76B4"/>
    <w:lvl w:ilvl="0" w:tplc="491E8E7E">
      <w:start w:val="1"/>
      <w:numFmt w:val="bullet"/>
      <w:lvlText w:val=""/>
      <w:lvlJc w:val="left"/>
      <w:pPr>
        <w:ind w:left="1080" w:hanging="360"/>
      </w:pPr>
      <w:rPr>
        <w:rFonts w:ascii="Symbol" w:hAnsi="Symbol"/>
      </w:rPr>
    </w:lvl>
    <w:lvl w:ilvl="1" w:tplc="0750FE54">
      <w:start w:val="1"/>
      <w:numFmt w:val="bullet"/>
      <w:lvlText w:val=""/>
      <w:lvlJc w:val="left"/>
      <w:pPr>
        <w:ind w:left="1080" w:hanging="360"/>
      </w:pPr>
      <w:rPr>
        <w:rFonts w:ascii="Symbol" w:hAnsi="Symbol"/>
      </w:rPr>
    </w:lvl>
    <w:lvl w:ilvl="2" w:tplc="AA202216">
      <w:start w:val="1"/>
      <w:numFmt w:val="bullet"/>
      <w:lvlText w:val=""/>
      <w:lvlJc w:val="left"/>
      <w:pPr>
        <w:ind w:left="1080" w:hanging="360"/>
      </w:pPr>
      <w:rPr>
        <w:rFonts w:ascii="Symbol" w:hAnsi="Symbol"/>
      </w:rPr>
    </w:lvl>
    <w:lvl w:ilvl="3" w:tplc="29D409C0">
      <w:start w:val="1"/>
      <w:numFmt w:val="bullet"/>
      <w:lvlText w:val=""/>
      <w:lvlJc w:val="left"/>
      <w:pPr>
        <w:ind w:left="1080" w:hanging="360"/>
      </w:pPr>
      <w:rPr>
        <w:rFonts w:ascii="Symbol" w:hAnsi="Symbol"/>
      </w:rPr>
    </w:lvl>
    <w:lvl w:ilvl="4" w:tplc="85BAC55C">
      <w:start w:val="1"/>
      <w:numFmt w:val="bullet"/>
      <w:lvlText w:val=""/>
      <w:lvlJc w:val="left"/>
      <w:pPr>
        <w:ind w:left="1080" w:hanging="360"/>
      </w:pPr>
      <w:rPr>
        <w:rFonts w:ascii="Symbol" w:hAnsi="Symbol"/>
      </w:rPr>
    </w:lvl>
    <w:lvl w:ilvl="5" w:tplc="157A371C">
      <w:start w:val="1"/>
      <w:numFmt w:val="bullet"/>
      <w:lvlText w:val=""/>
      <w:lvlJc w:val="left"/>
      <w:pPr>
        <w:ind w:left="1080" w:hanging="360"/>
      </w:pPr>
      <w:rPr>
        <w:rFonts w:ascii="Symbol" w:hAnsi="Symbol"/>
      </w:rPr>
    </w:lvl>
    <w:lvl w:ilvl="6" w:tplc="8712473E">
      <w:start w:val="1"/>
      <w:numFmt w:val="bullet"/>
      <w:lvlText w:val=""/>
      <w:lvlJc w:val="left"/>
      <w:pPr>
        <w:ind w:left="1080" w:hanging="360"/>
      </w:pPr>
      <w:rPr>
        <w:rFonts w:ascii="Symbol" w:hAnsi="Symbol"/>
      </w:rPr>
    </w:lvl>
    <w:lvl w:ilvl="7" w:tplc="6636C642">
      <w:start w:val="1"/>
      <w:numFmt w:val="bullet"/>
      <w:lvlText w:val=""/>
      <w:lvlJc w:val="left"/>
      <w:pPr>
        <w:ind w:left="1080" w:hanging="360"/>
      </w:pPr>
      <w:rPr>
        <w:rFonts w:ascii="Symbol" w:hAnsi="Symbol"/>
      </w:rPr>
    </w:lvl>
    <w:lvl w:ilvl="8" w:tplc="7D627AE0">
      <w:start w:val="1"/>
      <w:numFmt w:val="bullet"/>
      <w:lvlText w:val=""/>
      <w:lvlJc w:val="left"/>
      <w:pPr>
        <w:ind w:left="1080" w:hanging="360"/>
      </w:pPr>
      <w:rPr>
        <w:rFonts w:ascii="Symbol" w:hAnsi="Symbol"/>
      </w:rPr>
    </w:lvl>
  </w:abstractNum>
  <w:abstractNum w:abstractNumId="10" w15:restartNumberingAfterBreak="0">
    <w:nsid w:val="619C7A5F"/>
    <w:multiLevelType w:val="hybridMultilevel"/>
    <w:tmpl w:val="B21E9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96544">
    <w:abstractNumId w:val="8"/>
  </w:num>
  <w:num w:numId="2" w16cid:durableId="478545065">
    <w:abstractNumId w:val="6"/>
  </w:num>
  <w:num w:numId="3" w16cid:durableId="1205024736">
    <w:abstractNumId w:val="5"/>
  </w:num>
  <w:num w:numId="4" w16cid:durableId="1036849657">
    <w:abstractNumId w:val="4"/>
  </w:num>
  <w:num w:numId="5" w16cid:durableId="284390954">
    <w:abstractNumId w:val="7"/>
  </w:num>
  <w:num w:numId="6" w16cid:durableId="989748873">
    <w:abstractNumId w:val="3"/>
  </w:num>
  <w:num w:numId="7" w16cid:durableId="974724135">
    <w:abstractNumId w:val="2"/>
  </w:num>
  <w:num w:numId="8" w16cid:durableId="597711525">
    <w:abstractNumId w:val="1"/>
  </w:num>
  <w:num w:numId="9" w16cid:durableId="644965438">
    <w:abstractNumId w:val="0"/>
  </w:num>
  <w:num w:numId="10" w16cid:durableId="920143805">
    <w:abstractNumId w:val="10"/>
  </w:num>
  <w:num w:numId="11" w16cid:durableId="113036496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84A"/>
    <w:rsid w:val="0015074B"/>
    <w:rsid w:val="001B7E70"/>
    <w:rsid w:val="0029639D"/>
    <w:rsid w:val="002F4594"/>
    <w:rsid w:val="00326F90"/>
    <w:rsid w:val="003C5244"/>
    <w:rsid w:val="004B509A"/>
    <w:rsid w:val="006F5C7C"/>
    <w:rsid w:val="00707904"/>
    <w:rsid w:val="0071268E"/>
    <w:rsid w:val="00734CD2"/>
    <w:rsid w:val="007E7201"/>
    <w:rsid w:val="008B343D"/>
    <w:rsid w:val="008E0F46"/>
    <w:rsid w:val="009A3017"/>
    <w:rsid w:val="009E054F"/>
    <w:rsid w:val="00AA1D8D"/>
    <w:rsid w:val="00AC7AA5"/>
    <w:rsid w:val="00B47730"/>
    <w:rsid w:val="00CB0664"/>
    <w:rsid w:val="00CD4C62"/>
    <w:rsid w:val="00E93E47"/>
    <w:rsid w:val="00FC693F"/>
    <w:rsid w:val="00FF0F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306BF"/>
  <w14:defaultImageDpi w14:val="300"/>
  <w15:docId w15:val="{1FACD34F-8949-445A-9FCC-B1F6291FA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3758"/>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305478"/>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F375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93E47"/>
    <w:pPr>
      <w:spacing w:after="0" w:line="240" w:lineRule="auto"/>
    </w:pPr>
    <w:rPr>
      <w:rFonts w:ascii="Aptos" w:hAnsi="Aptos"/>
      <w:sz w:val="21"/>
    </w:rPr>
  </w:style>
  <w:style w:type="character" w:styleId="CommentReference">
    <w:name w:val="annotation reference"/>
    <w:basedOn w:val="DefaultParagraphFont"/>
    <w:uiPriority w:val="99"/>
    <w:semiHidden/>
    <w:unhideWhenUsed/>
    <w:rsid w:val="009A3017"/>
    <w:rPr>
      <w:sz w:val="16"/>
      <w:szCs w:val="16"/>
    </w:rPr>
  </w:style>
  <w:style w:type="paragraph" w:styleId="CommentText">
    <w:name w:val="annotation text"/>
    <w:basedOn w:val="Normal"/>
    <w:link w:val="CommentTextChar"/>
    <w:uiPriority w:val="99"/>
    <w:unhideWhenUsed/>
    <w:rsid w:val="009A3017"/>
    <w:pPr>
      <w:spacing w:line="240" w:lineRule="auto"/>
    </w:pPr>
    <w:rPr>
      <w:sz w:val="20"/>
      <w:szCs w:val="20"/>
    </w:rPr>
  </w:style>
  <w:style w:type="character" w:customStyle="1" w:styleId="CommentTextChar">
    <w:name w:val="Comment Text Char"/>
    <w:basedOn w:val="DefaultParagraphFont"/>
    <w:link w:val="CommentText"/>
    <w:uiPriority w:val="99"/>
    <w:rsid w:val="009A3017"/>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9A3017"/>
    <w:rPr>
      <w:b/>
      <w:bCs/>
    </w:rPr>
  </w:style>
  <w:style w:type="character" w:customStyle="1" w:styleId="CommentSubjectChar">
    <w:name w:val="Comment Subject Char"/>
    <w:basedOn w:val="CommentTextChar"/>
    <w:link w:val="CommentSubject"/>
    <w:uiPriority w:val="99"/>
    <w:semiHidden/>
    <w:rsid w:val="009A3017"/>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95B6C3-4F1B-4DCE-A4CC-ED678D407F39}">
  <we:reference id="wa200010453" version="1.0.0.1" store="en-US" storeType="OMEX"/>
  <we:alternateReferences>
    <we:reference id="WA200010453" version="1.0.0.1" store="" storeType="OMEX"/>
  </we:alternateReferences>
  <we:properties>
    <we:property name="claude.fileId" value="&quot;e20dfe47-9ac1-40eb-a403-3bf6de814c2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13</Pages>
  <Words>5921</Words>
  <Characters>36239</Characters>
  <Application>Microsoft Office Word</Application>
  <DocSecurity>0</DocSecurity>
  <Lines>584</Lines>
  <Paragraphs>326</Paragraphs>
  <ScaleCrop>false</ScaleCrop>
  <HeadingPairs>
    <vt:vector size="2" baseType="variant">
      <vt:variant>
        <vt:lpstr>Title</vt:lpstr>
      </vt:variant>
      <vt:variant>
        <vt:i4>1</vt:i4>
      </vt:variant>
    </vt:vector>
  </HeadingPairs>
  <TitlesOfParts>
    <vt:vector size="1" baseType="lpstr">
      <vt:lpstr>Chapter 5: Consciousness — Instructor Line-Edit Copy</vt:lpstr>
    </vt:vector>
  </TitlesOfParts>
  <Manager/>
  <Company/>
  <LinksUpToDate>false</LinksUpToDate>
  <CharactersWithSpaces>41834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Consciousness — Instructor Line-Edit Copy</dc:title>
  <dc:subject>Psychology 101 textbook line-edit packet</dc:subject>
  <dc:creator>Oxford Psychology 101</dc:creator>
  <cp:keywords/>
  <dc:description>Generated from the structurally prepared Markdown source; figures omitted, captions retained.</dc:description>
  <cp:lastModifiedBy>Jon Oxford</cp:lastModifiedBy>
  <cp:revision>6</cp:revision>
  <dcterms:created xsi:type="dcterms:W3CDTF">2013-12-23T23:15:00Z</dcterms:created>
  <dcterms:modified xsi:type="dcterms:W3CDTF">2026-07-21T16:20:00Z</dcterms:modified>
  <cp:category/>
</cp:coreProperties>
</file>