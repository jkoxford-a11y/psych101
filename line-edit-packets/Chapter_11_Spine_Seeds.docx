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F1B80" w14:textId="77777777" w:rsidR="00D446CA" w:rsidRDefault="00000000">
      <w:pPr>
        <w:spacing w:after="60"/>
      </w:pPr>
      <w:r>
        <w:rPr>
          <w:b/>
          <w:bCs/>
          <w:color w:val="1F4E79"/>
          <w:sz w:val="40"/>
          <w:szCs w:val="40"/>
        </w:rPr>
        <w:t>Chapter 11 — Spine Seeds</w:t>
      </w:r>
    </w:p>
    <w:p w14:paraId="43CEE7C0" w14:textId="77777777" w:rsidR="00D446CA" w:rsidRDefault="00000000">
      <w:pPr>
        <w:pBdr>
          <w:bottom w:val="single" w:sz="12" w:space="8" w:color="1F4E79"/>
        </w:pBdr>
        <w:spacing w:after="240"/>
      </w:pPr>
      <w:r>
        <w:rPr>
          <w:color w:val="5A6B7C"/>
        </w:rPr>
        <w:t>Social Psychology  ·  for instructor edit  ·  drafted 25 July 2026</w:t>
      </w:r>
    </w:p>
    <w:p w14:paraId="739D79F4" w14:textId="77777777" w:rsidR="00D446CA" w:rsidRDefault="00000000">
      <w:pPr>
        <w:spacing w:after="140" w:line="276" w:lineRule="auto"/>
      </w:pPr>
      <w:r>
        <w:rPr>
          <w:b/>
          <w:bCs/>
        </w:rPr>
        <w:t>Nothing here is prose for the book.</w:t>
      </w:r>
      <w:r>
        <w:t xml:space="preserve"> This is the </w:t>
      </w:r>
      <w:r>
        <w:rPr>
          <w:i/>
          <w:iCs/>
        </w:rPr>
        <w:t>lens</w:t>
      </w:r>
      <w:r>
        <w:t xml:space="preserve"> that goes in before the voice conversion runs, so Chapter 11 doesn't come out clean-but-voiceless the way the Chapter 10 base draft did.</w:t>
      </w:r>
    </w:p>
    <w:p w14:paraId="7B5C713C" w14:textId="77777777" w:rsidR="00D446CA" w:rsidRDefault="00000000">
      <w:pPr>
        <w:pStyle w:val="Heading3"/>
        <w:spacing w:before="240" w:after="100"/>
      </w:pPr>
      <w:r>
        <w:rPr>
          <w:b/>
          <w:bCs/>
          <w:color w:val="333333"/>
          <w:sz w:val="22"/>
          <w:szCs w:val="22"/>
        </w:rPr>
        <w:t>How to use this</w:t>
      </w:r>
    </w:p>
    <w:p w14:paraId="247104B5" w14:textId="77777777" w:rsidR="00D446CA" w:rsidRDefault="00000000">
      <w:pPr>
        <w:spacing w:after="140" w:line="276" w:lineRule="auto"/>
      </w:pPr>
      <w:r>
        <w:t xml:space="preserve">Edit in place, with track changes on if you like — same loop we ran on Chapter 10. Cross out what's wrong, rewrite the payoff lines in your own words, and fill in the yellow field under each </w:t>
      </w:r>
      <w:r>
        <w:rPr>
          <w:b/>
          <w:bCs/>
        </w:rPr>
        <w:t>DECIDE</w:t>
      </w:r>
      <w:r>
        <w:t xml:space="preserve"> box. When it comes back I draft prose against it.</w:t>
      </w:r>
    </w:p>
    <w:p w14:paraId="1ECE5B9D" w14:textId="77777777" w:rsidR="00D446CA" w:rsidRDefault="00000000">
      <w:pPr>
        <w:spacing w:after="140" w:line="276" w:lineRule="auto"/>
      </w:pPr>
      <w:r>
        <w:t>Do not treat the drafted lines as proposals to approve. They exist so you have something to react to instead of authoring cold.</w:t>
      </w:r>
    </w:p>
    <w:p w14:paraId="6D9D50ED" w14:textId="77777777" w:rsidR="00D446CA" w:rsidRDefault="00000000">
      <w:pPr>
        <w:pStyle w:val="Heading3"/>
        <w:spacing w:before="240" w:after="100"/>
      </w:pPr>
      <w:r>
        <w:rPr>
          <w:b/>
          <w:bCs/>
          <w:color w:val="333333"/>
          <w:sz w:val="22"/>
          <w:szCs w:val="22"/>
        </w:rPr>
        <w:t>Inputs</w:t>
      </w:r>
    </w:p>
    <w:p w14:paraId="47368B75" w14:textId="77777777" w:rsidR="00D446CA" w:rsidRDefault="00000000">
      <w:pPr>
        <w:pStyle w:val="ListParagraph"/>
        <w:numPr>
          <w:ilvl w:val="0"/>
          <w:numId w:val="2"/>
        </w:numPr>
        <w:spacing w:after="90" w:line="276" w:lineRule="auto"/>
      </w:pPr>
      <w:r>
        <w:rPr>
          <w:i/>
          <w:iCs/>
        </w:rPr>
        <w:t>theoretical-spine.md</w:t>
      </w:r>
      <w:r>
        <w:t xml:space="preserve"> §5 and §8 (Chapter 11 Layer 3 notes)</w:t>
      </w:r>
    </w:p>
    <w:p w14:paraId="1290EEFC" w14:textId="77777777" w:rsidR="00D446CA" w:rsidRDefault="00000000">
      <w:pPr>
        <w:pStyle w:val="ListParagraph"/>
        <w:numPr>
          <w:ilvl w:val="0"/>
          <w:numId w:val="2"/>
        </w:numPr>
        <w:spacing w:after="90" w:line="276" w:lineRule="auto"/>
      </w:pPr>
      <w:r>
        <w:rPr>
          <w:i/>
          <w:iCs/>
        </w:rPr>
        <w:t>pipeline/audits/ch11-pre-review-audit.md</w:t>
      </w:r>
    </w:p>
    <w:p w14:paraId="5D2CE71A" w14:textId="77777777" w:rsidR="00D446CA" w:rsidRDefault="00000000">
      <w:pPr>
        <w:pStyle w:val="ListParagraph"/>
        <w:numPr>
          <w:ilvl w:val="0"/>
          <w:numId w:val="2"/>
        </w:numPr>
        <w:spacing w:after="90" w:line="276" w:lineRule="auto"/>
      </w:pPr>
      <w:r>
        <w:rPr>
          <w:i/>
          <w:iCs/>
        </w:rPr>
        <w:t>source/chapters/ch11-social-psychology.md</w:t>
      </w:r>
      <w:r>
        <w:t xml:space="preserve"> — the post-repair text</w:t>
      </w:r>
    </w:p>
    <w:p w14:paraId="1EAABB12" w14:textId="77777777" w:rsidR="00D446CA" w:rsidRDefault="00000000">
      <w:pPr>
        <w:pStyle w:val="ListParagraph"/>
        <w:numPr>
          <w:ilvl w:val="0"/>
          <w:numId w:val="2"/>
        </w:numPr>
        <w:spacing w:after="90" w:line="276" w:lineRule="auto"/>
      </w:pPr>
      <w:r>
        <w:rPr>
          <w:i/>
          <w:iCs/>
        </w:rPr>
        <w:t>AGENTS.md</w:t>
      </w:r>
      <w:r>
        <w:t xml:space="preserve"> → Style</w:t>
      </w:r>
    </w:p>
    <w:p w14:paraId="16D7673A" w14:textId="77777777" w:rsidR="00D446CA" w:rsidRDefault="00000000">
      <w:pPr>
        <w:pStyle w:val="Heading1"/>
        <w:pBdr>
          <w:bottom w:val="single" w:sz="8" w:space="6" w:color="B8C6D4"/>
        </w:pBdr>
        <w:spacing w:before="400" w:after="180"/>
      </w:pPr>
      <w:r>
        <w:rPr>
          <w:b/>
          <w:bCs/>
          <w:color w:val="1F4E79"/>
          <w:sz w:val="30"/>
          <w:szCs w:val="30"/>
        </w:rPr>
        <w:t>Why this chapter needs seeds</w:t>
      </w:r>
    </w:p>
    <w:p w14:paraId="609FCCB2" w14:textId="77777777" w:rsidR="00D446CA" w:rsidRDefault="00000000">
      <w:pPr>
        <w:spacing w:after="140" w:line="276" w:lineRule="auto"/>
      </w:pPr>
      <w:r>
        <w:t xml:space="preserve">The post-repair chapter is conceptually sound and well calibrated. Its problem is the one AGENTS.md names as </w:t>
      </w:r>
      <w:r>
        <w:rPr>
          <w:i/>
          <w:iCs/>
        </w:rPr>
        <w:t>spine-disconnected</w:t>
      </w:r>
      <w:r>
        <w:t>: it is term-driven, not story-driven. Sections 1 through 4 read as a construct inventory — attribution, dissonance, ELM, conformity, obedience, polarization, groupthink, stereotype/prejudice/discrimination, social identity, contact, bystander, helping, aggression. Each is correctly defined. Each arrives as a definition rather than as something the story earned.</w:t>
      </w:r>
    </w:p>
    <w:p w14:paraId="6D7CC471" w14:textId="77777777" w:rsidR="00D446CA" w:rsidRDefault="00000000">
      <w:pPr>
        <w:spacing w:after="140" w:line="276" w:lineRule="auto"/>
      </w:pPr>
      <w:r>
        <w:t>Mechanical check against the Layer 3 notes, counting occurrences in the current source:</w:t>
      </w:r>
    </w:p>
    <w:tbl>
      <w:tblPr>
        <w:tblW w:w="9360" w:type="dxa"/>
        <w:tblBorders>
          <w:top w:val="single" w:sz="4" w:space="0" w:color="B8C6D4"/>
          <w:left w:val="single" w:sz="4" w:space="0" w:color="B8C6D4"/>
          <w:bottom w:val="single" w:sz="4" w:space="0" w:color="B8C6D4"/>
          <w:right w:val="single" w:sz="4" w:space="0" w:color="B8C6D4"/>
          <w:insideH w:val="single" w:sz="2" w:space="0" w:color="B8C6D4"/>
          <w:insideV w:val="single" w:sz="2" w:space="0" w:color="B8C6D4"/>
        </w:tblBorders>
        <w:tblCellMar>
          <w:left w:w="10" w:type="dxa"/>
          <w:right w:w="10" w:type="dxa"/>
        </w:tblCellMar>
        <w:tblLook w:val="0000" w:firstRow="0" w:lastRow="0" w:firstColumn="0" w:lastColumn="0" w:noHBand="0" w:noVBand="0"/>
      </w:tblPr>
      <w:tblGrid>
        <w:gridCol w:w="4306"/>
        <w:gridCol w:w="2059"/>
        <w:gridCol w:w="2995"/>
      </w:tblGrid>
      <w:tr w:rsidR="00D446CA" w14:paraId="79FA650F" w14:textId="77777777">
        <w:tblPrEx>
          <w:tblCellMar>
            <w:top w:w="0" w:type="dxa"/>
            <w:bottom w:w="0" w:type="dxa"/>
          </w:tblCellMar>
        </w:tblPrEx>
        <w:trPr>
          <w:tblHeader/>
        </w:trPr>
        <w:tc>
          <w:tcPr>
            <w:tcW w:w="4306" w:type="dxa"/>
            <w:shd w:val="clear" w:color="auto" w:fill="1F4E79"/>
            <w:tcMar>
              <w:top w:w="90" w:type="dxa"/>
              <w:left w:w="130" w:type="dxa"/>
              <w:bottom w:w="90" w:type="dxa"/>
              <w:right w:w="130" w:type="dxa"/>
            </w:tcMar>
          </w:tcPr>
          <w:p w14:paraId="668925F3" w14:textId="77777777" w:rsidR="00D446CA" w:rsidRDefault="00000000">
            <w:pPr>
              <w:spacing w:line="276" w:lineRule="auto"/>
            </w:pPr>
            <w:r>
              <w:rPr>
                <w:b/>
                <w:bCs/>
                <w:color w:val="FFFFFF"/>
                <w:sz w:val="20"/>
                <w:szCs w:val="20"/>
              </w:rPr>
              <w:t>Layer 3 thread</w:t>
            </w:r>
          </w:p>
        </w:tc>
        <w:tc>
          <w:tcPr>
            <w:tcW w:w="2059" w:type="dxa"/>
            <w:shd w:val="clear" w:color="auto" w:fill="1F4E79"/>
            <w:tcMar>
              <w:top w:w="90" w:type="dxa"/>
              <w:left w:w="130" w:type="dxa"/>
              <w:bottom w:w="90" w:type="dxa"/>
              <w:right w:w="130" w:type="dxa"/>
            </w:tcMar>
          </w:tcPr>
          <w:p w14:paraId="3681C1B5" w14:textId="77777777" w:rsidR="00D446CA" w:rsidRDefault="00000000">
            <w:pPr>
              <w:spacing w:line="276" w:lineRule="auto"/>
            </w:pPr>
            <w:r>
              <w:rPr>
                <w:b/>
                <w:bCs/>
                <w:color w:val="FFFFFF"/>
                <w:sz w:val="20"/>
                <w:szCs w:val="20"/>
              </w:rPr>
              <w:t>In chapter</w:t>
            </w:r>
          </w:p>
        </w:tc>
        <w:tc>
          <w:tcPr>
            <w:tcW w:w="2995" w:type="dxa"/>
            <w:shd w:val="clear" w:color="auto" w:fill="1F4E79"/>
            <w:tcMar>
              <w:top w:w="90" w:type="dxa"/>
              <w:left w:w="130" w:type="dxa"/>
              <w:bottom w:w="90" w:type="dxa"/>
              <w:right w:w="130" w:type="dxa"/>
            </w:tcMar>
          </w:tcPr>
          <w:p w14:paraId="2AF0FBD8" w14:textId="77777777" w:rsidR="00D446CA" w:rsidRDefault="00000000">
            <w:pPr>
              <w:spacing w:line="276" w:lineRule="auto"/>
            </w:pPr>
            <w:r>
              <w:rPr>
                <w:b/>
                <w:bCs/>
                <w:color w:val="FFFFFF"/>
                <w:sz w:val="20"/>
                <w:szCs w:val="20"/>
              </w:rPr>
              <w:t>Status</w:t>
            </w:r>
          </w:p>
        </w:tc>
      </w:tr>
      <w:tr w:rsidR="00D446CA" w14:paraId="27DA3220" w14:textId="77777777">
        <w:tblPrEx>
          <w:tblCellMar>
            <w:top w:w="0" w:type="dxa"/>
            <w:bottom w:w="0" w:type="dxa"/>
          </w:tblCellMar>
        </w:tblPrEx>
        <w:tc>
          <w:tcPr>
            <w:tcW w:w="4306" w:type="dxa"/>
            <w:shd w:val="clear" w:color="auto" w:fill="FFFFFF"/>
            <w:tcMar>
              <w:top w:w="90" w:type="dxa"/>
              <w:left w:w="130" w:type="dxa"/>
              <w:bottom w:w="90" w:type="dxa"/>
              <w:right w:w="130" w:type="dxa"/>
            </w:tcMar>
          </w:tcPr>
          <w:p w14:paraId="1603D741" w14:textId="77777777" w:rsidR="00D446CA" w:rsidRDefault="00000000">
            <w:pPr>
              <w:spacing w:line="276" w:lineRule="auto"/>
            </w:pPr>
            <w:r>
              <w:rPr>
                <w:sz w:val="20"/>
                <w:szCs w:val="20"/>
              </w:rPr>
              <w:t>belonging as the general stake</w:t>
            </w:r>
          </w:p>
        </w:tc>
        <w:tc>
          <w:tcPr>
            <w:tcW w:w="2059" w:type="dxa"/>
            <w:shd w:val="clear" w:color="auto" w:fill="FFFFFF"/>
            <w:tcMar>
              <w:top w:w="90" w:type="dxa"/>
              <w:left w:w="130" w:type="dxa"/>
              <w:bottom w:w="90" w:type="dxa"/>
              <w:right w:w="130" w:type="dxa"/>
            </w:tcMar>
          </w:tcPr>
          <w:p w14:paraId="2C65942F" w14:textId="77777777" w:rsidR="00D446CA" w:rsidRDefault="00000000">
            <w:pPr>
              <w:spacing w:line="276" w:lineRule="auto"/>
            </w:pPr>
            <w:r>
              <w:rPr>
                <w:sz w:val="20"/>
                <w:szCs w:val="20"/>
              </w:rPr>
              <w:t>2 (incidental)</w:t>
            </w:r>
          </w:p>
        </w:tc>
        <w:tc>
          <w:tcPr>
            <w:tcW w:w="2995" w:type="dxa"/>
            <w:shd w:val="clear" w:color="auto" w:fill="FFFFFF"/>
            <w:tcMar>
              <w:top w:w="90" w:type="dxa"/>
              <w:left w:w="130" w:type="dxa"/>
              <w:bottom w:w="90" w:type="dxa"/>
              <w:right w:w="130" w:type="dxa"/>
            </w:tcMar>
          </w:tcPr>
          <w:p w14:paraId="4FF2920F" w14:textId="77777777" w:rsidR="00D446CA" w:rsidRDefault="00000000">
            <w:pPr>
              <w:spacing w:line="276" w:lineRule="auto"/>
            </w:pPr>
            <w:r>
              <w:rPr>
                <w:b/>
                <w:bCs/>
                <w:sz w:val="20"/>
                <w:szCs w:val="20"/>
              </w:rPr>
              <w:t>seeded</w:t>
            </w:r>
          </w:p>
        </w:tc>
      </w:tr>
      <w:tr w:rsidR="00D446CA" w14:paraId="0C47570C" w14:textId="77777777">
        <w:tblPrEx>
          <w:tblCellMar>
            <w:top w:w="0" w:type="dxa"/>
            <w:bottom w:w="0" w:type="dxa"/>
          </w:tblCellMar>
        </w:tblPrEx>
        <w:tc>
          <w:tcPr>
            <w:tcW w:w="4306" w:type="dxa"/>
            <w:shd w:val="clear" w:color="auto" w:fill="F5F8FB"/>
            <w:tcMar>
              <w:top w:w="90" w:type="dxa"/>
              <w:left w:w="130" w:type="dxa"/>
              <w:bottom w:w="90" w:type="dxa"/>
              <w:right w:w="130" w:type="dxa"/>
            </w:tcMar>
          </w:tcPr>
          <w:p w14:paraId="78C1C5F2" w14:textId="77777777" w:rsidR="00D446CA" w:rsidRDefault="00000000">
            <w:pPr>
              <w:spacing w:line="276" w:lineRule="auto"/>
            </w:pPr>
            <w:r>
              <w:rPr>
                <w:sz w:val="20"/>
                <w:szCs w:val="20"/>
              </w:rPr>
              <w:t>beliefs transmitted vs. feelings conditioned</w:t>
            </w:r>
          </w:p>
        </w:tc>
        <w:tc>
          <w:tcPr>
            <w:tcW w:w="2059" w:type="dxa"/>
            <w:shd w:val="clear" w:color="auto" w:fill="F5F8FB"/>
            <w:tcMar>
              <w:top w:w="90" w:type="dxa"/>
              <w:left w:w="130" w:type="dxa"/>
              <w:bottom w:w="90" w:type="dxa"/>
              <w:right w:w="130" w:type="dxa"/>
            </w:tcMar>
          </w:tcPr>
          <w:p w14:paraId="3CD3CA54" w14:textId="77777777" w:rsidR="00D446CA" w:rsidRDefault="00000000">
            <w:pPr>
              <w:spacing w:line="276" w:lineRule="auto"/>
            </w:pPr>
            <w:r>
              <w:rPr>
                <w:sz w:val="20"/>
                <w:szCs w:val="20"/>
              </w:rPr>
              <w:t>0</w:t>
            </w:r>
          </w:p>
        </w:tc>
        <w:tc>
          <w:tcPr>
            <w:tcW w:w="2995" w:type="dxa"/>
            <w:shd w:val="clear" w:color="auto" w:fill="F5F8FB"/>
            <w:tcMar>
              <w:top w:w="90" w:type="dxa"/>
              <w:left w:w="130" w:type="dxa"/>
              <w:bottom w:w="90" w:type="dxa"/>
              <w:right w:w="130" w:type="dxa"/>
            </w:tcMar>
          </w:tcPr>
          <w:p w14:paraId="2405C445" w14:textId="77777777" w:rsidR="00D446CA" w:rsidRDefault="00000000">
            <w:pPr>
              <w:spacing w:line="276" w:lineRule="auto"/>
            </w:pPr>
            <w:r>
              <w:rPr>
                <w:b/>
                <w:bCs/>
                <w:sz w:val="20"/>
                <w:szCs w:val="20"/>
              </w:rPr>
              <w:t>seeded</w:t>
            </w:r>
          </w:p>
        </w:tc>
      </w:tr>
      <w:tr w:rsidR="00D446CA" w14:paraId="66FB64D6" w14:textId="77777777">
        <w:tblPrEx>
          <w:tblCellMar>
            <w:top w:w="0" w:type="dxa"/>
            <w:bottom w:w="0" w:type="dxa"/>
          </w:tblCellMar>
        </w:tblPrEx>
        <w:tc>
          <w:tcPr>
            <w:tcW w:w="4306" w:type="dxa"/>
            <w:shd w:val="clear" w:color="auto" w:fill="FFFFFF"/>
            <w:tcMar>
              <w:top w:w="90" w:type="dxa"/>
              <w:left w:w="130" w:type="dxa"/>
              <w:bottom w:w="90" w:type="dxa"/>
              <w:right w:w="130" w:type="dxa"/>
            </w:tcMar>
          </w:tcPr>
          <w:p w14:paraId="27E321E1" w14:textId="77777777" w:rsidR="00D446CA" w:rsidRDefault="00000000">
            <w:pPr>
              <w:spacing w:line="276" w:lineRule="auto"/>
            </w:pPr>
            <w:r>
              <w:rPr>
                <w:sz w:val="20"/>
                <w:szCs w:val="20"/>
              </w:rPr>
              <w:t>source amnesia</w:t>
            </w:r>
          </w:p>
        </w:tc>
        <w:tc>
          <w:tcPr>
            <w:tcW w:w="2059" w:type="dxa"/>
            <w:shd w:val="clear" w:color="auto" w:fill="FFFFFF"/>
            <w:tcMar>
              <w:top w:w="90" w:type="dxa"/>
              <w:left w:w="130" w:type="dxa"/>
              <w:bottom w:w="90" w:type="dxa"/>
              <w:right w:w="130" w:type="dxa"/>
            </w:tcMar>
          </w:tcPr>
          <w:p w14:paraId="4F978942" w14:textId="77777777" w:rsidR="00D446CA" w:rsidRDefault="00000000">
            <w:pPr>
              <w:spacing w:line="276" w:lineRule="auto"/>
            </w:pPr>
            <w:r>
              <w:rPr>
                <w:sz w:val="20"/>
                <w:szCs w:val="20"/>
              </w:rPr>
              <w:t>0</w:t>
            </w:r>
          </w:p>
        </w:tc>
        <w:tc>
          <w:tcPr>
            <w:tcW w:w="2995" w:type="dxa"/>
            <w:shd w:val="clear" w:color="auto" w:fill="FFFFFF"/>
            <w:tcMar>
              <w:top w:w="90" w:type="dxa"/>
              <w:left w:w="130" w:type="dxa"/>
              <w:bottom w:w="90" w:type="dxa"/>
              <w:right w:w="130" w:type="dxa"/>
            </w:tcMar>
          </w:tcPr>
          <w:p w14:paraId="03797EA0" w14:textId="77777777" w:rsidR="00D446CA" w:rsidRDefault="00000000">
            <w:pPr>
              <w:spacing w:line="276" w:lineRule="auto"/>
            </w:pPr>
            <w:r>
              <w:rPr>
                <w:b/>
                <w:bCs/>
                <w:sz w:val="20"/>
                <w:szCs w:val="20"/>
              </w:rPr>
              <w:t>seeded</w:t>
            </w:r>
            <w:r>
              <w:rPr>
                <w:sz w:val="20"/>
                <w:szCs w:val="20"/>
              </w:rPr>
              <w:t xml:space="preserve"> (companion to the above)</w:t>
            </w:r>
          </w:p>
        </w:tc>
      </w:tr>
      <w:tr w:rsidR="00D446CA" w14:paraId="759AE9BB" w14:textId="77777777">
        <w:tblPrEx>
          <w:tblCellMar>
            <w:top w:w="0" w:type="dxa"/>
            <w:bottom w:w="0" w:type="dxa"/>
          </w:tblCellMar>
        </w:tblPrEx>
        <w:tc>
          <w:tcPr>
            <w:tcW w:w="4306" w:type="dxa"/>
            <w:shd w:val="clear" w:color="auto" w:fill="F5F8FB"/>
            <w:tcMar>
              <w:top w:w="90" w:type="dxa"/>
              <w:left w:w="130" w:type="dxa"/>
              <w:bottom w:w="90" w:type="dxa"/>
              <w:right w:w="130" w:type="dxa"/>
            </w:tcMar>
          </w:tcPr>
          <w:p w14:paraId="55586618" w14:textId="77777777" w:rsidR="00D446CA" w:rsidRDefault="00000000">
            <w:pPr>
              <w:spacing w:line="276" w:lineRule="auto"/>
            </w:pPr>
            <w:r>
              <w:rPr>
                <w:sz w:val="20"/>
                <w:szCs w:val="20"/>
              </w:rPr>
              <w:t>calibration language</w:t>
            </w:r>
          </w:p>
        </w:tc>
        <w:tc>
          <w:tcPr>
            <w:tcW w:w="2059" w:type="dxa"/>
            <w:shd w:val="clear" w:color="auto" w:fill="F5F8FB"/>
            <w:tcMar>
              <w:top w:w="90" w:type="dxa"/>
              <w:left w:w="130" w:type="dxa"/>
              <w:bottom w:w="90" w:type="dxa"/>
              <w:right w:w="130" w:type="dxa"/>
            </w:tcMar>
          </w:tcPr>
          <w:p w14:paraId="3B518654" w14:textId="77777777" w:rsidR="00D446CA" w:rsidRDefault="00000000">
            <w:pPr>
              <w:spacing w:line="276" w:lineRule="auto"/>
            </w:pPr>
            <w:r>
              <w:rPr>
                <w:sz w:val="20"/>
                <w:szCs w:val="20"/>
              </w:rPr>
              <w:t>0</w:t>
            </w:r>
          </w:p>
        </w:tc>
        <w:tc>
          <w:tcPr>
            <w:tcW w:w="2995" w:type="dxa"/>
            <w:shd w:val="clear" w:color="auto" w:fill="F5F8FB"/>
            <w:tcMar>
              <w:top w:w="90" w:type="dxa"/>
              <w:left w:w="130" w:type="dxa"/>
              <w:bottom w:w="90" w:type="dxa"/>
              <w:right w:w="130" w:type="dxa"/>
            </w:tcMar>
          </w:tcPr>
          <w:p w14:paraId="419B15AA" w14:textId="77777777" w:rsidR="00D446CA" w:rsidRDefault="00000000">
            <w:pPr>
              <w:spacing w:line="276" w:lineRule="auto"/>
            </w:pPr>
            <w:r>
              <w:rPr>
                <w:b/>
                <w:bCs/>
                <w:sz w:val="20"/>
                <w:szCs w:val="20"/>
              </w:rPr>
              <w:t>seeded</w:t>
            </w:r>
            <w:r>
              <w:rPr>
                <w:sz w:val="20"/>
                <w:szCs w:val="20"/>
              </w:rPr>
              <w:t xml:space="preserve"> (Section 2 reframe)</w:t>
            </w:r>
          </w:p>
        </w:tc>
      </w:tr>
      <w:tr w:rsidR="00D446CA" w14:paraId="610BFBFE" w14:textId="77777777">
        <w:tblPrEx>
          <w:tblCellMar>
            <w:top w:w="0" w:type="dxa"/>
            <w:bottom w:w="0" w:type="dxa"/>
          </w:tblCellMar>
        </w:tblPrEx>
        <w:tc>
          <w:tcPr>
            <w:tcW w:w="4306" w:type="dxa"/>
            <w:shd w:val="clear" w:color="auto" w:fill="FFFFFF"/>
            <w:tcMar>
              <w:top w:w="90" w:type="dxa"/>
              <w:left w:w="130" w:type="dxa"/>
              <w:bottom w:w="90" w:type="dxa"/>
              <w:right w:w="130" w:type="dxa"/>
            </w:tcMar>
          </w:tcPr>
          <w:p w14:paraId="53059601" w14:textId="77777777" w:rsidR="00D446CA" w:rsidRDefault="00000000">
            <w:pPr>
              <w:spacing w:line="276" w:lineRule="auto"/>
            </w:pPr>
            <w:r>
              <w:rPr>
                <w:sz w:val="20"/>
                <w:szCs w:val="20"/>
              </w:rPr>
              <w:t>compression</w:t>
            </w:r>
          </w:p>
        </w:tc>
        <w:tc>
          <w:tcPr>
            <w:tcW w:w="2059" w:type="dxa"/>
            <w:shd w:val="clear" w:color="auto" w:fill="FFFFFF"/>
            <w:tcMar>
              <w:top w:w="90" w:type="dxa"/>
              <w:left w:w="130" w:type="dxa"/>
              <w:bottom w:w="90" w:type="dxa"/>
              <w:right w:w="130" w:type="dxa"/>
            </w:tcMar>
          </w:tcPr>
          <w:p w14:paraId="185893EF" w14:textId="77777777" w:rsidR="00D446CA" w:rsidRDefault="00000000">
            <w:pPr>
              <w:spacing w:line="276" w:lineRule="auto"/>
            </w:pPr>
            <w:r>
              <w:rPr>
                <w:sz w:val="20"/>
                <w:szCs w:val="20"/>
              </w:rPr>
              <w:t>4 (stereotype passage only)</w:t>
            </w:r>
          </w:p>
        </w:tc>
        <w:tc>
          <w:tcPr>
            <w:tcW w:w="2995" w:type="dxa"/>
            <w:shd w:val="clear" w:color="auto" w:fill="FFFFFF"/>
            <w:tcMar>
              <w:top w:w="90" w:type="dxa"/>
              <w:left w:w="130" w:type="dxa"/>
              <w:bottom w:w="90" w:type="dxa"/>
              <w:right w:w="130" w:type="dxa"/>
            </w:tcMar>
          </w:tcPr>
          <w:p w14:paraId="192FFD10" w14:textId="77777777" w:rsidR="00D446CA" w:rsidRDefault="00000000">
            <w:pPr>
              <w:spacing w:line="276" w:lineRule="auto"/>
            </w:pPr>
            <w:r>
              <w:rPr>
                <w:b/>
                <w:bCs/>
                <w:sz w:val="20"/>
                <w:szCs w:val="20"/>
              </w:rPr>
              <w:t>seeded</w:t>
            </w:r>
            <w:r>
              <w:rPr>
                <w:sz w:val="20"/>
                <w:szCs w:val="20"/>
              </w:rPr>
              <w:t xml:space="preserve"> (extend to attribution)</w:t>
            </w:r>
          </w:p>
        </w:tc>
      </w:tr>
      <w:tr w:rsidR="00D446CA" w14:paraId="6187481D" w14:textId="77777777">
        <w:tblPrEx>
          <w:tblCellMar>
            <w:top w:w="0" w:type="dxa"/>
            <w:bottom w:w="0" w:type="dxa"/>
          </w:tblCellMar>
        </w:tblPrEx>
        <w:tc>
          <w:tcPr>
            <w:tcW w:w="4306" w:type="dxa"/>
            <w:shd w:val="clear" w:color="auto" w:fill="F5F8FB"/>
            <w:tcMar>
              <w:top w:w="90" w:type="dxa"/>
              <w:left w:w="130" w:type="dxa"/>
              <w:bottom w:w="90" w:type="dxa"/>
              <w:right w:w="130" w:type="dxa"/>
            </w:tcMar>
          </w:tcPr>
          <w:p w14:paraId="23CF2D6C" w14:textId="77777777" w:rsidR="00D446CA" w:rsidRDefault="00000000">
            <w:pPr>
              <w:spacing w:line="276" w:lineRule="auto"/>
            </w:pPr>
            <w:r>
              <w:rPr>
                <w:sz w:val="20"/>
                <w:szCs w:val="20"/>
              </w:rPr>
              <w:lastRenderedPageBreak/>
              <w:t>attachment as developmental prototype</w:t>
            </w:r>
          </w:p>
        </w:tc>
        <w:tc>
          <w:tcPr>
            <w:tcW w:w="2059" w:type="dxa"/>
            <w:shd w:val="clear" w:color="auto" w:fill="F5F8FB"/>
            <w:tcMar>
              <w:top w:w="90" w:type="dxa"/>
              <w:left w:w="130" w:type="dxa"/>
              <w:bottom w:w="90" w:type="dxa"/>
              <w:right w:w="130" w:type="dxa"/>
            </w:tcMar>
          </w:tcPr>
          <w:p w14:paraId="5E0E3C28" w14:textId="77777777" w:rsidR="00D446CA" w:rsidRDefault="00000000">
            <w:pPr>
              <w:spacing w:line="276" w:lineRule="auto"/>
            </w:pPr>
            <w:r>
              <w:rPr>
                <w:sz w:val="20"/>
                <w:szCs w:val="20"/>
              </w:rPr>
              <w:t>0</w:t>
            </w:r>
          </w:p>
        </w:tc>
        <w:tc>
          <w:tcPr>
            <w:tcW w:w="2995" w:type="dxa"/>
            <w:shd w:val="clear" w:color="auto" w:fill="F5F8FB"/>
            <w:tcMar>
              <w:top w:w="90" w:type="dxa"/>
              <w:left w:w="130" w:type="dxa"/>
              <w:bottom w:w="90" w:type="dxa"/>
              <w:right w:w="130" w:type="dxa"/>
            </w:tcMar>
          </w:tcPr>
          <w:p w14:paraId="6326C603" w14:textId="77777777" w:rsidR="00D446CA" w:rsidRDefault="00000000">
            <w:pPr>
              <w:spacing w:line="276" w:lineRule="auto"/>
            </w:pPr>
            <w:r>
              <w:rPr>
                <w:sz w:val="20"/>
                <w:szCs w:val="20"/>
              </w:rPr>
              <w:t>cut — see Section 5</w:t>
            </w:r>
          </w:p>
        </w:tc>
      </w:tr>
      <w:tr w:rsidR="00D446CA" w14:paraId="5BC53DF2" w14:textId="77777777">
        <w:tblPrEx>
          <w:tblCellMar>
            <w:top w:w="0" w:type="dxa"/>
            <w:bottom w:w="0" w:type="dxa"/>
          </w:tblCellMar>
        </w:tblPrEx>
        <w:tc>
          <w:tcPr>
            <w:tcW w:w="4306" w:type="dxa"/>
            <w:shd w:val="clear" w:color="auto" w:fill="FFFFFF"/>
            <w:tcMar>
              <w:top w:w="90" w:type="dxa"/>
              <w:left w:w="130" w:type="dxa"/>
              <w:bottom w:w="90" w:type="dxa"/>
              <w:right w:w="130" w:type="dxa"/>
            </w:tcMar>
          </w:tcPr>
          <w:p w14:paraId="1DE67760" w14:textId="77777777" w:rsidR="00D446CA" w:rsidRDefault="00000000">
            <w:pPr>
              <w:spacing w:line="276" w:lineRule="auto"/>
            </w:pPr>
            <w:r>
              <w:rPr>
                <w:sz w:val="20"/>
                <w:szCs w:val="20"/>
              </w:rPr>
              <w:t>just-world hypothesis</w:t>
            </w:r>
          </w:p>
        </w:tc>
        <w:tc>
          <w:tcPr>
            <w:tcW w:w="2059" w:type="dxa"/>
            <w:shd w:val="clear" w:color="auto" w:fill="FFFFFF"/>
            <w:tcMar>
              <w:top w:w="90" w:type="dxa"/>
              <w:left w:w="130" w:type="dxa"/>
              <w:bottom w:w="90" w:type="dxa"/>
              <w:right w:w="130" w:type="dxa"/>
            </w:tcMar>
          </w:tcPr>
          <w:p w14:paraId="2D7E5480" w14:textId="77777777" w:rsidR="00D446CA" w:rsidRDefault="00000000">
            <w:pPr>
              <w:spacing w:line="276" w:lineRule="auto"/>
            </w:pPr>
            <w:r>
              <w:rPr>
                <w:sz w:val="20"/>
                <w:szCs w:val="20"/>
              </w:rPr>
              <w:t>0</w:t>
            </w:r>
          </w:p>
        </w:tc>
        <w:tc>
          <w:tcPr>
            <w:tcW w:w="2995" w:type="dxa"/>
            <w:shd w:val="clear" w:color="auto" w:fill="FFFFFF"/>
            <w:tcMar>
              <w:top w:w="90" w:type="dxa"/>
              <w:left w:w="130" w:type="dxa"/>
              <w:bottom w:w="90" w:type="dxa"/>
              <w:right w:w="130" w:type="dxa"/>
            </w:tcMar>
          </w:tcPr>
          <w:p w14:paraId="627C75EF" w14:textId="77777777" w:rsidR="00D446CA" w:rsidRDefault="00000000">
            <w:pPr>
              <w:spacing w:line="276" w:lineRule="auto"/>
            </w:pPr>
            <w:r>
              <w:rPr>
                <w:sz w:val="20"/>
                <w:szCs w:val="20"/>
              </w:rPr>
              <w:t>cut — see Section 4</w:t>
            </w:r>
          </w:p>
        </w:tc>
      </w:tr>
    </w:tbl>
    <w:p w14:paraId="38E64AE0" w14:textId="77777777" w:rsidR="00D446CA" w:rsidRDefault="00D446CA">
      <w:pPr>
        <w:spacing w:after="160"/>
      </w:pPr>
    </w:p>
    <w:p w14:paraId="75D344AB" w14:textId="77777777" w:rsidR="00D446CA" w:rsidRDefault="00000000">
      <w:pPr>
        <w:spacing w:after="140" w:line="276" w:lineRule="auto"/>
      </w:pPr>
      <w:r>
        <w:t>Several of the spine's own Chapter 11 notes are entirely absent from the chapter they were written for. That is the gap these seeds close, and the reason the chapter reads as a topic list. Two were cut on review as spine-tidiness rather than student payoff; the reasoning is recorded in place so the decision doesn't get silently re-litigated next pass.</w:t>
      </w:r>
    </w:p>
    <w:p w14:paraId="44FE5765" w14:textId="77777777" w:rsidR="00D446CA" w:rsidRDefault="00000000">
      <w:pPr>
        <w:pStyle w:val="Heading1"/>
        <w:pBdr>
          <w:bottom w:val="single" w:sz="8" w:space="6" w:color="B8C6D4"/>
        </w:pBdr>
        <w:spacing w:before="400" w:after="180"/>
      </w:pPr>
      <w:r>
        <w:rPr>
          <w:b/>
          <w:bCs/>
          <w:color w:val="1F4E79"/>
          <w:sz w:val="30"/>
          <w:szCs w:val="30"/>
        </w:rPr>
        <w:t>What you're deciding</w:t>
      </w:r>
    </w:p>
    <w:p w14:paraId="6C6BA085" w14:textId="77777777" w:rsidR="00D446CA" w:rsidRDefault="00000000">
      <w:pPr>
        <w:spacing w:after="140" w:line="276" w:lineRule="auto"/>
      </w:pPr>
      <w:r>
        <w:t>Thirteen calls, in document order. The prune decisions matter most and should be made first — they change what's left to reorder.</w:t>
      </w:r>
    </w:p>
    <w:p w14:paraId="77F9FE8E" w14:textId="77777777" w:rsidR="00D446CA" w:rsidRDefault="00000000">
      <w:pPr>
        <w:pStyle w:val="ListParagraph"/>
        <w:numPr>
          <w:ilvl w:val="0"/>
          <w:numId w:val="3"/>
        </w:numPr>
        <w:spacing w:after="90" w:line="276" w:lineRule="auto"/>
      </w:pPr>
      <w:r>
        <w:t>Chapter spine question — wording</w:t>
      </w:r>
    </w:p>
    <w:p w14:paraId="4CA791AF" w14:textId="77777777" w:rsidR="00D446CA" w:rsidRDefault="00000000">
      <w:pPr>
        <w:pStyle w:val="ListParagraph"/>
        <w:numPr>
          <w:ilvl w:val="0"/>
          <w:numId w:val="3"/>
        </w:numPr>
        <w:spacing w:after="90" w:line="276" w:lineRule="auto"/>
      </w:pPr>
      <w:r>
        <w:t>Chapter engine sentence — does it sound like you</w:t>
      </w:r>
    </w:p>
    <w:p w14:paraId="538CC967" w14:textId="77777777" w:rsidR="00D446CA" w:rsidRDefault="00000000">
      <w:pPr>
        <w:pStyle w:val="ListParagraph"/>
        <w:numPr>
          <w:ilvl w:val="0"/>
          <w:numId w:val="3"/>
        </w:numPr>
        <w:spacing w:after="90" w:line="276" w:lineRule="auto"/>
      </w:pPr>
      <w:r>
        <w:t>Section 1 — plant the sampling connection for Section 5</w:t>
      </w:r>
    </w:p>
    <w:p w14:paraId="5B1764A9" w14:textId="77777777" w:rsidR="00D446CA" w:rsidRDefault="00000000">
      <w:pPr>
        <w:pStyle w:val="ListParagraph"/>
        <w:numPr>
          <w:ilvl w:val="0"/>
          <w:numId w:val="3"/>
        </w:numPr>
        <w:spacing w:after="90" w:line="276" w:lineRule="auto"/>
      </w:pPr>
      <w:r>
        <w:t>Section 1 — unify dissonance / self-serving bias / deindividuation</w:t>
      </w:r>
    </w:p>
    <w:p w14:paraId="2B7D84FB" w14:textId="77777777" w:rsidR="00D446CA" w:rsidRDefault="00000000">
      <w:pPr>
        <w:pStyle w:val="ListParagraph"/>
        <w:numPr>
          <w:ilvl w:val="0"/>
          <w:numId w:val="3"/>
        </w:numPr>
        <w:spacing w:after="90" w:line="276" w:lineRule="auto"/>
      </w:pPr>
      <w:r>
        <w:t>Section 2 — add the Asch replication boundary</w:t>
      </w:r>
    </w:p>
    <w:p w14:paraId="09636602" w14:textId="77777777" w:rsidR="00D446CA" w:rsidRDefault="00000000">
      <w:pPr>
        <w:pStyle w:val="ListParagraph"/>
        <w:numPr>
          <w:ilvl w:val="0"/>
          <w:numId w:val="3"/>
        </w:numPr>
        <w:spacing w:after="90" w:line="276" w:lineRule="auto"/>
      </w:pPr>
      <w:r>
        <w:t>Section 2 — prune social facilitation and loafing</w:t>
      </w:r>
    </w:p>
    <w:p w14:paraId="454CFF84" w14:textId="77777777" w:rsidR="00D446CA" w:rsidRDefault="00000000">
      <w:pPr>
        <w:pStyle w:val="ListParagraph"/>
        <w:numPr>
          <w:ilvl w:val="0"/>
          <w:numId w:val="3"/>
        </w:numPr>
        <w:spacing w:after="90" w:line="276" w:lineRule="auto"/>
      </w:pPr>
      <w:r>
        <w:t>Section 3 — add belonging as the organizing motive</w:t>
      </w:r>
    </w:p>
    <w:p w14:paraId="35F34BE9" w14:textId="77777777" w:rsidR="00D446CA" w:rsidRDefault="00000000">
      <w:pPr>
        <w:pStyle w:val="ListParagraph"/>
        <w:numPr>
          <w:ilvl w:val="0"/>
          <w:numId w:val="3"/>
        </w:numPr>
        <w:spacing w:after="90" w:line="276" w:lineRule="auto"/>
      </w:pPr>
      <w:r>
        <w:t>Section 4 — prune the helping-levels catalog</w:t>
      </w:r>
    </w:p>
    <w:p w14:paraId="51B40522" w14:textId="77777777" w:rsidR="00D446CA" w:rsidRDefault="00000000">
      <w:pPr>
        <w:pStyle w:val="ListParagraph"/>
        <w:numPr>
          <w:ilvl w:val="0"/>
          <w:numId w:val="3"/>
        </w:numPr>
        <w:spacing w:after="90" w:line="276" w:lineRule="auto"/>
      </w:pPr>
      <w:r>
        <w:t>Section 5 — prune Four Traditions, One Problem</w:t>
      </w:r>
    </w:p>
    <w:p w14:paraId="0235BAE1" w14:textId="77777777" w:rsidR="00D446CA" w:rsidRDefault="00000000">
      <w:pPr>
        <w:pStyle w:val="ListParagraph"/>
        <w:numPr>
          <w:ilvl w:val="0"/>
          <w:numId w:val="3"/>
        </w:numPr>
        <w:spacing w:after="90" w:line="276" w:lineRule="auto"/>
      </w:pPr>
      <w:r>
        <w:t>AI Connection — adopt the “no stakes” framing</w:t>
      </w:r>
    </w:p>
    <w:p w14:paraId="624EEED3" w14:textId="77777777" w:rsidR="00D446CA" w:rsidRDefault="00000000">
      <w:pPr>
        <w:pStyle w:val="ListParagraph"/>
        <w:numPr>
          <w:ilvl w:val="0"/>
          <w:numId w:val="3"/>
        </w:numPr>
        <w:spacing w:after="90" w:line="276" w:lineRule="auto"/>
      </w:pPr>
      <w:r>
        <w:t>AI Connection — trim or relocate</w:t>
      </w:r>
    </w:p>
    <w:p w14:paraId="092D117D" w14:textId="77777777" w:rsidR="00D446CA" w:rsidRDefault="00000000">
      <w:pPr>
        <w:pStyle w:val="ListParagraph"/>
        <w:numPr>
          <w:ilvl w:val="0"/>
          <w:numId w:val="3"/>
        </w:numPr>
        <w:spacing w:after="90" w:line="276" w:lineRule="auto"/>
      </w:pPr>
      <w:r>
        <w:t>Cross-cutting — where beliefs-vs-feelings lives</w:t>
      </w:r>
    </w:p>
    <w:p w14:paraId="2104A40E" w14:textId="77777777" w:rsidR="00D446CA" w:rsidRDefault="00000000">
      <w:pPr>
        <w:pStyle w:val="ListParagraph"/>
        <w:numPr>
          <w:ilvl w:val="0"/>
          <w:numId w:val="3"/>
        </w:numPr>
        <w:spacing w:after="90" w:line="276" w:lineRule="auto"/>
      </w:pPr>
      <w:r>
        <w:t>Social baseline theory — promote it or not</w:t>
      </w:r>
    </w:p>
    <w:p w14:paraId="4A16770A" w14:textId="77777777" w:rsidR="00D446CA" w:rsidRDefault="00000000">
      <w:pPr>
        <w:pStyle w:val="Heading1"/>
        <w:pBdr>
          <w:bottom w:val="single" w:sz="8" w:space="6" w:color="B8C6D4"/>
        </w:pBdr>
        <w:spacing w:before="400" w:after="180"/>
      </w:pPr>
      <w:r>
        <w:rPr>
          <w:b/>
          <w:bCs/>
          <w:color w:val="1F4E79"/>
          <w:sz w:val="30"/>
          <w:szCs w:val="30"/>
        </w:rPr>
        <w:t>Chapter-level spine question</w:t>
      </w:r>
    </w:p>
    <w:p w14:paraId="5AE19F2F" w14:textId="77777777" w:rsidR="00D446CA" w:rsidRDefault="00000000">
      <w:pPr>
        <w:spacing w:after="140" w:line="276" w:lineRule="auto"/>
      </w:pPr>
      <w:r>
        <w:t>From the spine, §8:</w:t>
      </w:r>
    </w:p>
    <w:p w14:paraId="1CA4C523" w14:textId="77777777" w:rsidR="00D446CA" w:rsidRDefault="00000000">
      <w:pPr>
        <w:pBdr>
          <w:left w:val="single" w:sz="18" w:space="12" w:color="1F4E79"/>
        </w:pBdr>
        <w:spacing w:before="60" w:after="160"/>
        <w:ind w:left="504"/>
      </w:pPr>
      <w:r>
        <w:rPr>
          <w:b/>
          <w:bCs/>
          <w:color w:val="1F4E79"/>
          <w:sz w:val="24"/>
          <w:szCs w:val="24"/>
        </w:rPr>
        <w:t>Why do other people's models change our own?</w:t>
      </w:r>
    </w:p>
    <w:p w14:paraId="782B9B3D" w14:textId="77777777" w:rsidR="00D446CA" w:rsidRDefault="00000000">
      <w:pPr>
        <w:spacing w:after="140" w:line="276" w:lineRule="auto"/>
      </w:pPr>
      <w:r>
        <w:rPr>
          <w:b/>
          <w:bCs/>
        </w:rPr>
        <w:t>The issue:</w:t>
      </w:r>
      <w:r>
        <w:t xml:space="preserve"> accurate, but abstract for a first-week reader. “Models” is our vocabulary, not theirs. Two alternatives that keep the same claim in student language:</w:t>
      </w:r>
    </w:p>
    <w:p w14:paraId="3BEF76F6" w14:textId="77777777" w:rsidR="00D446CA" w:rsidRDefault="00000000">
      <w:pPr>
        <w:pStyle w:val="ListParagraph"/>
        <w:numPr>
          <w:ilvl w:val="0"/>
          <w:numId w:val="2"/>
        </w:numPr>
        <w:spacing w:after="90" w:line="276" w:lineRule="auto"/>
      </w:pPr>
      <w:r>
        <w:rPr>
          <w:i/>
          <w:iCs/>
        </w:rPr>
        <w:lastRenderedPageBreak/>
        <w:t>Why is another person the hardest thing you will ever try to read?</w:t>
      </w:r>
    </w:p>
    <w:p w14:paraId="6CB38252" w14:textId="77777777" w:rsidR="00D446CA" w:rsidRDefault="00000000">
      <w:pPr>
        <w:pStyle w:val="ListParagraph"/>
        <w:numPr>
          <w:ilvl w:val="0"/>
          <w:numId w:val="2"/>
        </w:numPr>
        <w:spacing w:after="90" w:line="276" w:lineRule="auto"/>
      </w:pPr>
      <w:r>
        <w:rPr>
          <w:i/>
          <w:iCs/>
        </w:rPr>
        <w:t>Why does being watched change what you do?</w:t>
      </w:r>
    </w:p>
    <w:p w14:paraId="3D9B8484" w14:textId="77777777" w:rsidR="00D446CA" w:rsidRDefault="00D446CA">
      <w:pPr>
        <w:spacing w:after="80"/>
      </w:pPr>
    </w:p>
    <w:tbl>
      <w:tblPr>
        <w:tblW w:w="9360" w:type="dxa"/>
        <w:tblBorders>
          <w:top w:val="single" w:sz="6" w:space="0" w:color="B8C6D4"/>
          <w:left w:val="single" w:sz="6" w:space="0" w:color="B8C6D4"/>
          <w:bottom w:val="single" w:sz="6" w:space="0" w:color="B8C6D4"/>
          <w:right w:val="single" w:sz="6" w:space="0" w:color="B8C6D4"/>
          <w:insideH w:val="single" w:sz="6" w:space="0" w:color="B8C6D4"/>
          <w:insideV w:val="none" w:sz="0" w:space="0" w:color="FFFFFF"/>
        </w:tblBorders>
        <w:tblCellMar>
          <w:left w:w="10" w:type="dxa"/>
          <w:right w:w="10" w:type="dxa"/>
        </w:tblCellMar>
        <w:tblLook w:val="0000" w:firstRow="0" w:lastRow="0" w:firstColumn="0" w:lastColumn="0" w:noHBand="0" w:noVBand="0"/>
      </w:tblPr>
      <w:tblGrid>
        <w:gridCol w:w="9360"/>
      </w:tblGrid>
      <w:tr w:rsidR="00D446CA" w14:paraId="2F5244C3" w14:textId="77777777">
        <w:tblPrEx>
          <w:tblCellMar>
            <w:top w:w="0" w:type="dxa"/>
            <w:bottom w:w="0" w:type="dxa"/>
          </w:tblCellMar>
        </w:tblPrEx>
        <w:tc>
          <w:tcPr>
            <w:tcW w:w="9360" w:type="dxa"/>
            <w:shd w:val="clear" w:color="auto" w:fill="EEF3F8"/>
            <w:tcMar>
              <w:top w:w="120" w:type="dxa"/>
              <w:left w:w="160" w:type="dxa"/>
              <w:bottom w:w="120" w:type="dxa"/>
              <w:right w:w="160" w:type="dxa"/>
            </w:tcMar>
          </w:tcPr>
          <w:p w14:paraId="12379831" w14:textId="77777777" w:rsidR="00D446CA" w:rsidRDefault="00000000">
            <w:pPr>
              <w:spacing w:after="60" w:line="276" w:lineRule="auto"/>
            </w:pPr>
            <w:r>
              <w:rPr>
                <w:b/>
                <w:bCs/>
                <w:color w:val="1F4E79"/>
                <w:sz w:val="21"/>
                <w:szCs w:val="21"/>
              </w:rPr>
              <w:t xml:space="preserve">DECIDE 1.  </w:t>
            </w:r>
            <w:r>
              <w:rPr>
                <w:sz w:val="21"/>
                <w:szCs w:val="21"/>
              </w:rPr>
              <w:t>Keep the spine wording, take one of these, or write your own.</w:t>
            </w:r>
          </w:p>
          <w:p w14:paraId="79D65A47" w14:textId="77777777" w:rsidR="00D446CA" w:rsidRDefault="00000000">
            <w:pPr>
              <w:spacing w:line="276" w:lineRule="auto"/>
            </w:pPr>
            <w:r>
              <w:rPr>
                <w:i/>
                <w:iCs/>
                <w:color w:val="5A6B7C"/>
                <w:sz w:val="19"/>
                <w:szCs w:val="19"/>
              </w:rPr>
              <w:t>Where it lands: at the end of the “I Would Never Do That” opener, replacing or sharpening the current last paragraph. It's the sentence that tells the student what the chapter is for.</w:t>
            </w:r>
          </w:p>
        </w:tc>
      </w:tr>
      <w:tr w:rsidR="00D446CA" w14:paraId="57F8121B" w14:textId="77777777">
        <w:tblPrEx>
          <w:tblCellMar>
            <w:top w:w="0" w:type="dxa"/>
            <w:bottom w:w="0" w:type="dxa"/>
          </w:tblCellMar>
        </w:tblPrEx>
        <w:tc>
          <w:tcPr>
            <w:tcW w:w="9360" w:type="dxa"/>
            <w:shd w:val="clear" w:color="auto" w:fill="FFFDF0"/>
            <w:tcMar>
              <w:top w:w="140" w:type="dxa"/>
              <w:left w:w="160" w:type="dxa"/>
              <w:bottom w:w="200" w:type="dxa"/>
              <w:right w:w="160" w:type="dxa"/>
            </w:tcMar>
          </w:tcPr>
          <w:p w14:paraId="0224C722" w14:textId="2709830C" w:rsidR="00D446CA" w:rsidRDefault="00000000">
            <w:pPr>
              <w:spacing w:line="276" w:lineRule="auto"/>
            </w:pPr>
            <w:r>
              <w:rPr>
                <w:b/>
                <w:bCs/>
                <w:color w:val="8A7A2A"/>
                <w:sz w:val="20"/>
                <w:szCs w:val="20"/>
              </w:rPr>
              <w:t xml:space="preserve">Your call:  </w:t>
            </w:r>
            <w:ins w:id="0" w:author="Jon Oxford" w:date="2026-07-25T13:29:00Z" w16du:dateUtc="2026-07-25T18:29:00Z">
              <w:r w:rsidR="00B82062">
                <w:rPr>
                  <w:b/>
                  <w:bCs/>
                  <w:color w:val="8A7A2A"/>
                  <w:sz w:val="20"/>
                  <w:szCs w:val="20"/>
                </w:rPr>
                <w:t xml:space="preserve">Why does the presence of others change our predictions? </w:t>
              </w:r>
            </w:ins>
            <w:ins w:id="1" w:author="Jon Oxford" w:date="2026-07-25T13:30:00Z" w16du:dateUtc="2026-07-25T18:30:00Z">
              <w:r w:rsidR="00B82062">
                <w:rPr>
                  <w:b/>
                  <w:bCs/>
                  <w:color w:val="8A7A2A"/>
                  <w:sz w:val="20"/>
                  <w:szCs w:val="20"/>
                </w:rPr>
                <w:t>Why do we care what’s in other peoples predict</w:t>
              </w:r>
            </w:ins>
            <w:ins w:id="2" w:author="Jon Oxford" w:date="2026-07-25T13:31:00Z" w16du:dateUtc="2026-07-25T18:31:00Z">
              <w:r w:rsidR="00B82062">
                <w:rPr>
                  <w:b/>
                  <w:bCs/>
                  <w:color w:val="8A7A2A"/>
                  <w:sz w:val="20"/>
                  <w:szCs w:val="20"/>
                </w:rPr>
                <w:t xml:space="preserve">ions? What do we care what others think? Not sure discuss. </w:t>
              </w:r>
            </w:ins>
          </w:p>
        </w:tc>
      </w:tr>
    </w:tbl>
    <w:p w14:paraId="62DB7CD6" w14:textId="77777777" w:rsidR="00D446CA" w:rsidRDefault="00D446CA">
      <w:pPr>
        <w:spacing w:after="160"/>
      </w:pPr>
    </w:p>
    <w:p w14:paraId="19510539" w14:textId="77777777" w:rsidR="00D446CA" w:rsidRDefault="00000000">
      <w:pPr>
        <w:pStyle w:val="Heading1"/>
        <w:pBdr>
          <w:bottom w:val="single" w:sz="8" w:space="6" w:color="B8C6D4"/>
        </w:pBdr>
        <w:spacing w:before="400" w:after="180"/>
      </w:pPr>
      <w:r>
        <w:rPr>
          <w:b/>
          <w:bCs/>
          <w:color w:val="1F4E79"/>
          <w:sz w:val="30"/>
          <w:szCs w:val="30"/>
        </w:rPr>
        <w:t>The one-sentence chapter engine</w:t>
      </w:r>
    </w:p>
    <w:p w14:paraId="54420943" w14:textId="77777777" w:rsidR="00D446CA" w:rsidRDefault="00000000">
      <w:pPr>
        <w:spacing w:after="140" w:line="276" w:lineRule="auto"/>
      </w:pPr>
      <w:r>
        <w:t>Every section below should be traceable to this. If a passage can't be, it's catalog.</w:t>
      </w:r>
    </w:p>
    <w:p w14:paraId="046A39F7" w14:textId="77777777" w:rsidR="00D446CA" w:rsidRDefault="00000000">
      <w:pPr>
        <w:pBdr>
          <w:left w:val="single" w:sz="18" w:space="12" w:color="1F4E79"/>
        </w:pBdr>
        <w:spacing w:before="60" w:after="160"/>
        <w:ind w:left="504"/>
      </w:pPr>
      <w:r>
        <w:rPr>
          <w:b/>
          <w:bCs/>
          <w:color w:val="1F4E79"/>
          <w:sz w:val="24"/>
          <w:szCs w:val="24"/>
        </w:rPr>
        <w:t>Other people are the most important, most ambiguous, and least neutral input your brain ever has to process — and unlike a rock, they are modeling you back.</w:t>
      </w:r>
    </w:p>
    <w:p w14:paraId="7A3E7E69" w14:textId="77777777" w:rsidR="00D446CA" w:rsidRDefault="00000000">
      <w:pPr>
        <w:spacing w:after="140" w:line="276" w:lineRule="auto"/>
      </w:pPr>
      <w:r>
        <w:t>The “modeling you back” clause does the real work. It is what makes social psychology different from perception, and it is the thing the current chapter never says. It licenses:</w:t>
      </w:r>
    </w:p>
    <w:p w14:paraId="4A847F80" w14:textId="77777777" w:rsidR="00D446CA" w:rsidRDefault="00000000">
      <w:pPr>
        <w:pStyle w:val="ListParagraph"/>
        <w:numPr>
          <w:ilvl w:val="0"/>
          <w:numId w:val="2"/>
        </w:numPr>
        <w:spacing w:after="90" w:line="276" w:lineRule="auto"/>
      </w:pPr>
      <w:r>
        <w:t>why private belief and public behavior can come apart (Asch)</w:t>
      </w:r>
    </w:p>
    <w:p w14:paraId="581C26FE" w14:textId="77777777" w:rsidR="00D446CA" w:rsidRDefault="00000000">
      <w:pPr>
        <w:pStyle w:val="ListParagraph"/>
        <w:numPr>
          <w:ilvl w:val="0"/>
          <w:numId w:val="2"/>
        </w:numPr>
        <w:spacing w:after="90" w:line="276" w:lineRule="auto"/>
      </w:pPr>
      <w:r>
        <w:t>why responsibility can be handed off (Milgram, bystander, the AI section)</w:t>
      </w:r>
    </w:p>
    <w:p w14:paraId="4B10C1C7" w14:textId="77777777" w:rsidR="00D446CA" w:rsidRDefault="00000000">
      <w:pPr>
        <w:pStyle w:val="ListParagraph"/>
        <w:numPr>
          <w:ilvl w:val="0"/>
          <w:numId w:val="2"/>
        </w:numPr>
        <w:spacing w:after="90" w:line="276" w:lineRule="auto"/>
      </w:pPr>
      <w:r>
        <w:t>why belonging is a live stake in every one of these studies</w:t>
      </w:r>
    </w:p>
    <w:p w14:paraId="5CE6D186" w14:textId="77777777" w:rsidR="00D446CA" w:rsidRDefault="00D446CA">
      <w:pPr>
        <w:spacing w:after="80"/>
      </w:pPr>
    </w:p>
    <w:tbl>
      <w:tblPr>
        <w:tblW w:w="9360" w:type="dxa"/>
        <w:tblBorders>
          <w:top w:val="single" w:sz="6" w:space="0" w:color="B8C6D4"/>
          <w:left w:val="single" w:sz="6" w:space="0" w:color="B8C6D4"/>
          <w:bottom w:val="single" w:sz="6" w:space="0" w:color="B8C6D4"/>
          <w:right w:val="single" w:sz="6" w:space="0" w:color="B8C6D4"/>
          <w:insideH w:val="single" w:sz="6" w:space="0" w:color="B8C6D4"/>
          <w:insideV w:val="none" w:sz="0" w:space="0" w:color="FFFFFF"/>
        </w:tblBorders>
        <w:tblCellMar>
          <w:left w:w="10" w:type="dxa"/>
          <w:right w:w="10" w:type="dxa"/>
        </w:tblCellMar>
        <w:tblLook w:val="0000" w:firstRow="0" w:lastRow="0" w:firstColumn="0" w:lastColumn="0" w:noHBand="0" w:noVBand="0"/>
      </w:tblPr>
      <w:tblGrid>
        <w:gridCol w:w="9360"/>
      </w:tblGrid>
      <w:tr w:rsidR="00D446CA" w14:paraId="22B2E653" w14:textId="77777777">
        <w:tblPrEx>
          <w:tblCellMar>
            <w:top w:w="0" w:type="dxa"/>
            <w:bottom w:w="0" w:type="dxa"/>
          </w:tblCellMar>
        </w:tblPrEx>
        <w:tc>
          <w:tcPr>
            <w:tcW w:w="9360" w:type="dxa"/>
            <w:shd w:val="clear" w:color="auto" w:fill="EEF3F8"/>
            <w:tcMar>
              <w:top w:w="120" w:type="dxa"/>
              <w:left w:w="160" w:type="dxa"/>
              <w:bottom w:w="120" w:type="dxa"/>
              <w:right w:w="160" w:type="dxa"/>
            </w:tcMar>
          </w:tcPr>
          <w:p w14:paraId="1E00E08B" w14:textId="77777777" w:rsidR="00D446CA" w:rsidRDefault="00000000">
            <w:pPr>
              <w:spacing w:line="276" w:lineRule="auto"/>
            </w:pPr>
            <w:r>
              <w:rPr>
                <w:b/>
                <w:bCs/>
                <w:color w:val="1F4E79"/>
                <w:sz w:val="21"/>
                <w:szCs w:val="21"/>
              </w:rPr>
              <w:t xml:space="preserve">DECIDE 2.  </w:t>
            </w:r>
            <w:r>
              <w:rPr>
                <w:sz w:val="21"/>
                <w:szCs w:val="21"/>
              </w:rPr>
              <w:t>Does this engine sentence sound like you? Rewrite it if not.</w:t>
            </w:r>
          </w:p>
        </w:tc>
      </w:tr>
      <w:tr w:rsidR="00D446CA" w14:paraId="1F496AC9" w14:textId="77777777">
        <w:tblPrEx>
          <w:tblCellMar>
            <w:top w:w="0" w:type="dxa"/>
            <w:bottom w:w="0" w:type="dxa"/>
          </w:tblCellMar>
        </w:tblPrEx>
        <w:tc>
          <w:tcPr>
            <w:tcW w:w="9360" w:type="dxa"/>
            <w:shd w:val="clear" w:color="auto" w:fill="FFFDF0"/>
            <w:tcMar>
              <w:top w:w="140" w:type="dxa"/>
              <w:left w:w="160" w:type="dxa"/>
              <w:bottom w:w="200" w:type="dxa"/>
              <w:right w:w="160" w:type="dxa"/>
            </w:tcMar>
          </w:tcPr>
          <w:p w14:paraId="443ACFF9" w14:textId="2672F022" w:rsidR="00D446CA" w:rsidRDefault="00000000">
            <w:pPr>
              <w:spacing w:line="276" w:lineRule="auto"/>
            </w:pPr>
            <w:r>
              <w:rPr>
                <w:b/>
                <w:bCs/>
                <w:color w:val="8A7A2A"/>
                <w:sz w:val="20"/>
                <w:szCs w:val="20"/>
              </w:rPr>
              <w:t xml:space="preserve">Your call:  </w:t>
            </w:r>
            <w:ins w:id="3" w:author="Jon Oxford" w:date="2026-07-25T13:32:00Z" w16du:dateUtc="2026-07-25T18:32:00Z">
              <w:r w:rsidR="00B82062">
                <w:rPr>
                  <w:b/>
                  <w:bCs/>
                  <w:color w:val="8A7A2A"/>
                  <w:sz w:val="20"/>
                  <w:szCs w:val="20"/>
                </w:rPr>
                <w:t>accept. Maybe rather than process we use model</w:t>
              </w:r>
            </w:ins>
            <w:ins w:id="4" w:author="Jon Oxford" w:date="2026-07-25T13:33:00Z" w16du:dateUtc="2026-07-25T18:33:00Z">
              <w:r w:rsidR="00B82062">
                <w:rPr>
                  <w:b/>
                  <w:bCs/>
                  <w:color w:val="8A7A2A"/>
                  <w:sz w:val="20"/>
                  <w:szCs w:val="20"/>
                </w:rPr>
                <w:t>?</w:t>
              </w:r>
            </w:ins>
          </w:p>
        </w:tc>
      </w:tr>
    </w:tbl>
    <w:p w14:paraId="5E926700" w14:textId="77777777" w:rsidR="00D446CA" w:rsidRDefault="00D446CA">
      <w:pPr>
        <w:spacing w:after="160"/>
      </w:pPr>
    </w:p>
    <w:p w14:paraId="31865DDE" w14:textId="77777777" w:rsidR="00D446CA" w:rsidRDefault="00000000">
      <w:pPr>
        <w:pStyle w:val="Heading1"/>
        <w:pBdr>
          <w:bottom w:val="single" w:sz="8" w:space="6" w:color="B8C6D4"/>
        </w:pBdr>
        <w:spacing w:before="400" w:after="180"/>
      </w:pPr>
      <w:r>
        <w:rPr>
          <w:b/>
          <w:bCs/>
          <w:color w:val="1F4E79"/>
          <w:sz w:val="30"/>
          <w:szCs w:val="30"/>
        </w:rPr>
        <w:t>Section seeds</w:t>
      </w:r>
    </w:p>
    <w:p w14:paraId="0ACBD296" w14:textId="77777777" w:rsidR="00D446CA" w:rsidRDefault="00000000">
      <w:pPr>
        <w:pStyle w:val="Heading2"/>
        <w:spacing w:before="320" w:after="140"/>
      </w:pPr>
      <w:r>
        <w:rPr>
          <w:b/>
          <w:bCs/>
          <w:color w:val="1F4E79"/>
          <w:sz w:val="25"/>
          <w:szCs w:val="25"/>
        </w:rPr>
        <w:t>Opener — “I Would Never Do That”</w:t>
      </w:r>
    </w:p>
    <w:p w14:paraId="485A7C2A" w14:textId="77777777" w:rsidR="00D446CA" w:rsidRDefault="00000000">
      <w:pPr>
        <w:spacing w:after="140" w:line="276" w:lineRule="auto"/>
      </w:pPr>
      <w:r>
        <w:rPr>
          <w:b/>
          <w:bCs/>
          <w:color w:val="1F4E79"/>
        </w:rPr>
        <w:t xml:space="preserve">Spine claim:  </w:t>
      </w:r>
      <w:r>
        <w:t>you don't have access to your own situational sensitivity, because the model that would tell you is the same one being manipulated.</w:t>
      </w:r>
    </w:p>
    <w:p w14:paraId="525A2F86" w14:textId="77777777" w:rsidR="00D446CA" w:rsidRDefault="00000000">
      <w:pPr>
        <w:spacing w:after="140" w:line="276" w:lineRule="auto"/>
      </w:pPr>
      <w:r>
        <w:rPr>
          <w:b/>
          <w:bCs/>
          <w:color w:val="1F4E79"/>
        </w:rPr>
        <w:t xml:space="preserve">Lead with:  </w:t>
      </w:r>
      <w:r>
        <w:t>what's already there — Milgram's 65% against the psychiatrists' one-in-a-thousand. This is the best cold open in the chapter. Don't touch the numbers.</w:t>
      </w:r>
    </w:p>
    <w:p w14:paraId="68DE0078" w14:textId="77777777" w:rsidR="00D446CA" w:rsidRDefault="00000000">
      <w:pPr>
        <w:spacing w:after="140" w:line="276" w:lineRule="auto"/>
      </w:pPr>
      <w:r>
        <w:rPr>
          <w:b/>
          <w:bCs/>
          <w:color w:val="1F4E79"/>
        </w:rPr>
        <w:lastRenderedPageBreak/>
        <w:t xml:space="preserve">Arc:  </w:t>
      </w:r>
      <w:r>
        <w:t>setup (the prediction) → tension (the result) → payoff (*</w:t>
      </w:r>
      <w:r>
        <w:rPr>
          <w:i/>
          <w:iCs/>
        </w:rPr>
        <w:t xml:space="preserve">the psychiatrists were wrong about strangers </w:t>
      </w:r>
      <w:r>
        <w:t>and</w:t>
      </w:r>
      <w:r>
        <w:rPr>
          <w:i/>
          <w:iCs/>
        </w:rPr>
        <w:t xml:space="preserve"> you are wrong about yourself, for the same reason</w:t>
      </w:r>
      <w:r>
        <w:t>*).</w:t>
      </w:r>
    </w:p>
    <w:p w14:paraId="27C4DECD" w14:textId="77777777" w:rsidR="00D446CA" w:rsidRDefault="00000000">
      <w:pPr>
        <w:spacing w:after="140" w:line="276" w:lineRule="auto"/>
      </w:pPr>
      <w:r>
        <w:rPr>
          <w:b/>
          <w:bCs/>
          <w:color w:val="1F4E79"/>
        </w:rPr>
        <w:t xml:space="preserve">Payoff line seed:  </w:t>
      </w:r>
      <w:r>
        <w:rPr>
          <w:i/>
          <w:iCs/>
        </w:rPr>
        <w:t>The psychiatrists weren't bad at psychiatry. They were doing what everyone does — explaining an action by the kind of person who takes it, and skipping the room it happened in.</w:t>
      </w:r>
    </w:p>
    <w:p w14:paraId="46A424D5" w14:textId="77777777" w:rsidR="00D446CA" w:rsidRDefault="00000000">
      <w:pPr>
        <w:spacing w:after="140" w:line="276" w:lineRule="auto"/>
      </w:pPr>
      <w:r>
        <w:rPr>
          <w:b/>
          <w:bCs/>
          <w:color w:val="1F4E79"/>
        </w:rPr>
        <w:t xml:space="preserve">Watch:  </w:t>
      </w:r>
      <w:r>
        <w:t>the audit says do not restore “good people did bad things.” Milgram didn't establish it.</w:t>
      </w:r>
    </w:p>
    <w:p w14:paraId="2225C85C" w14:textId="77777777" w:rsidR="00D446CA" w:rsidRDefault="00000000">
      <w:pPr>
        <w:pStyle w:val="Heading2"/>
        <w:spacing w:before="320" w:after="140"/>
      </w:pPr>
      <w:r>
        <w:rPr>
          <w:b/>
          <w:bCs/>
          <w:color w:val="1F4E79"/>
          <w:sz w:val="25"/>
          <w:szCs w:val="25"/>
        </w:rPr>
        <w:t>Section 1 — Social Cognition</w:t>
      </w:r>
    </w:p>
    <w:p w14:paraId="1E84481E" w14:textId="77777777" w:rsidR="00D446CA" w:rsidRDefault="00000000">
      <w:pPr>
        <w:spacing w:after="140" w:line="276" w:lineRule="auto"/>
      </w:pPr>
      <w:r>
        <w:rPr>
          <w:b/>
          <w:bCs/>
          <w:color w:val="1F4E79"/>
        </w:rPr>
        <w:t xml:space="preserve">Spine claim:  </w:t>
      </w:r>
      <w:r>
        <w:rPr>
          <w:b/>
          <w:bCs/>
        </w:rPr>
        <w:t>attribution is compression.</w:t>
      </w:r>
      <w:r>
        <w:t xml:space="preserve"> Behavior gets stamped as character; the situation is the detail that gets dropped. Same machinery as Chapter 8 gist memory and Chapter 9 concepts, aimed at people.</w:t>
      </w:r>
    </w:p>
    <w:p w14:paraId="53CF6071" w14:textId="77777777" w:rsidR="00D446CA" w:rsidRDefault="00000000">
      <w:pPr>
        <w:spacing w:after="140" w:line="276" w:lineRule="auto"/>
      </w:pPr>
      <w:r>
        <w:rPr>
          <w:b/>
          <w:bCs/>
          <w:color w:val="1F4E79"/>
        </w:rPr>
        <w:t xml:space="preserve">Lead with:  </w:t>
      </w:r>
      <w:r>
        <w:t xml:space="preserve">the driver who cuts you off — already in the text. Keep it. It's doing the work of a lead image already; it just currently arrives </w:t>
      </w:r>
      <w:r>
        <w:rPr>
          <w:i/>
          <w:iCs/>
        </w:rPr>
        <w:t>after</w:t>
      </w:r>
      <w:r>
        <w:t xml:space="preserve"> the definition.</w:t>
      </w:r>
    </w:p>
    <w:p w14:paraId="55B3BC12" w14:textId="77777777" w:rsidR="00D446CA" w:rsidRDefault="00000000">
      <w:pPr>
        <w:spacing w:after="140" w:line="276" w:lineRule="auto"/>
      </w:pPr>
      <w:r>
        <w:rPr>
          <w:b/>
          <w:bCs/>
          <w:color w:val="1F4E79"/>
        </w:rPr>
        <w:t xml:space="preserve">Arc:  </w:t>
      </w:r>
      <w:r>
        <w:t xml:space="preserve">setup (you explain instantly, before you decide to) → tension (the explanation is built from one sample) → payoff (the compression is what makes fast social life possible </w:t>
      </w:r>
      <w:r>
        <w:rPr>
          <w:i/>
          <w:iCs/>
        </w:rPr>
        <w:t>and</w:t>
      </w:r>
      <w:r>
        <w:t xml:space="preserve"> is exactly why you're wrong in a predictable direction).</w:t>
      </w:r>
    </w:p>
    <w:p w14:paraId="6B42E364" w14:textId="77777777" w:rsidR="00D446CA" w:rsidRDefault="00000000">
      <w:pPr>
        <w:spacing w:after="140" w:line="276" w:lineRule="auto"/>
      </w:pPr>
      <w:r>
        <w:rPr>
          <w:b/>
          <w:bCs/>
          <w:color w:val="1F4E79"/>
        </w:rPr>
        <w:t xml:space="preserve">Payoff line seed:  </w:t>
      </w:r>
      <w:r>
        <w:rPr>
          <w:i/>
          <w:iCs/>
        </w:rPr>
        <w:t>Your read on a stranger is a whole personality inferred from a single frame. It has to be — you'll never get more data before you have to act.</w:t>
      </w:r>
    </w:p>
    <w:p w14:paraId="001A5FE7" w14:textId="77777777" w:rsidR="00D446CA" w:rsidRDefault="00D446CA">
      <w:pPr>
        <w:spacing w:after="60"/>
      </w:pPr>
    </w:p>
    <w:p w14:paraId="0EDDDC0A" w14:textId="77777777" w:rsidR="00D446CA" w:rsidRDefault="00000000">
      <w:pPr>
        <w:pStyle w:val="Heading3"/>
        <w:spacing w:before="240" w:after="100"/>
      </w:pPr>
      <w:r>
        <w:rPr>
          <w:b/>
          <w:bCs/>
          <w:color w:val="333333"/>
          <w:sz w:val="22"/>
          <w:szCs w:val="22"/>
        </w:rPr>
        <w:t>Structural move — the significant one</w:t>
      </w:r>
    </w:p>
    <w:p w14:paraId="704F2B2C" w14:textId="77777777" w:rsidR="00D446CA" w:rsidRDefault="00000000">
      <w:pPr>
        <w:spacing w:after="140" w:line="276" w:lineRule="auto"/>
      </w:pPr>
      <w:r>
        <w:t xml:space="preserve">The chapter defines the fundamental attribution error in Section 1 and aggregation in Section 5, six thousand words apart, and never connects them. They are the </w:t>
      </w:r>
      <w:r>
        <w:rPr>
          <w:i/>
          <w:iCs/>
        </w:rPr>
        <w:t>same statistical error</w:t>
      </w:r>
      <w:r>
        <w:t>. The FAE is an n = 1 judgment about someone else; Mischel's critique is the n = 1 problem for traits. Plant the connection here in one sentence so Section 5 pays it off instead of introducing it.</w:t>
      </w:r>
    </w:p>
    <w:p w14:paraId="28382064" w14:textId="77777777" w:rsidR="00D446CA" w:rsidRDefault="00000000">
      <w:pPr>
        <w:spacing w:after="140" w:line="276" w:lineRule="auto"/>
      </w:pPr>
      <w:r>
        <w:rPr>
          <w:b/>
          <w:bCs/>
        </w:rPr>
        <w:t>Seed:</w:t>
      </w:r>
      <w:r>
        <w:t xml:space="preserve"> </w:t>
      </w:r>
      <w:r>
        <w:rPr>
          <w:i/>
          <w:iCs/>
        </w:rPr>
        <w:t>Hold onto this — the last section of the chapter is going to show you that this is a sampling problem, and that psychologists made the same mistake about traits that you just made about the driver.</w:t>
      </w:r>
    </w:p>
    <w:p w14:paraId="0C3F6D7B" w14:textId="77777777" w:rsidR="00D446CA" w:rsidRDefault="00D446CA">
      <w:pPr>
        <w:spacing w:after="60"/>
      </w:pPr>
    </w:p>
    <w:tbl>
      <w:tblPr>
        <w:tblW w:w="9360" w:type="dxa"/>
        <w:tblBorders>
          <w:top w:val="single" w:sz="6" w:space="0" w:color="B8C6D4"/>
          <w:left w:val="single" w:sz="6" w:space="0" w:color="B8C6D4"/>
          <w:bottom w:val="single" w:sz="6" w:space="0" w:color="B8C6D4"/>
          <w:right w:val="single" w:sz="6" w:space="0" w:color="B8C6D4"/>
          <w:insideH w:val="single" w:sz="6" w:space="0" w:color="B8C6D4"/>
          <w:insideV w:val="none" w:sz="0" w:space="0" w:color="FFFFFF"/>
        </w:tblBorders>
        <w:tblCellMar>
          <w:left w:w="10" w:type="dxa"/>
          <w:right w:w="10" w:type="dxa"/>
        </w:tblCellMar>
        <w:tblLook w:val="0000" w:firstRow="0" w:lastRow="0" w:firstColumn="0" w:lastColumn="0" w:noHBand="0" w:noVBand="0"/>
      </w:tblPr>
      <w:tblGrid>
        <w:gridCol w:w="9360"/>
      </w:tblGrid>
      <w:tr w:rsidR="00D446CA" w14:paraId="57131851" w14:textId="77777777">
        <w:tblPrEx>
          <w:tblCellMar>
            <w:top w:w="0" w:type="dxa"/>
            <w:bottom w:w="0" w:type="dxa"/>
          </w:tblCellMar>
        </w:tblPrEx>
        <w:tc>
          <w:tcPr>
            <w:tcW w:w="9360" w:type="dxa"/>
            <w:shd w:val="clear" w:color="auto" w:fill="EEF3F8"/>
            <w:tcMar>
              <w:top w:w="120" w:type="dxa"/>
              <w:left w:w="160" w:type="dxa"/>
              <w:bottom w:w="120" w:type="dxa"/>
              <w:right w:w="160" w:type="dxa"/>
            </w:tcMar>
          </w:tcPr>
          <w:p w14:paraId="7857B04B" w14:textId="77777777" w:rsidR="00D446CA" w:rsidRDefault="00000000">
            <w:pPr>
              <w:spacing w:line="276" w:lineRule="auto"/>
            </w:pPr>
            <w:r>
              <w:rPr>
                <w:b/>
                <w:bCs/>
                <w:color w:val="1F4E79"/>
                <w:sz w:val="21"/>
                <w:szCs w:val="21"/>
              </w:rPr>
              <w:t xml:space="preserve">DECIDE 3.  </w:t>
            </w:r>
            <w:r>
              <w:rPr>
                <w:sz w:val="21"/>
                <w:szCs w:val="21"/>
              </w:rPr>
              <w:t>Plant the connection in Section 1, or leave the two sections independent?</w:t>
            </w:r>
          </w:p>
        </w:tc>
      </w:tr>
      <w:tr w:rsidR="00D446CA" w14:paraId="0AB05DE0" w14:textId="77777777">
        <w:tblPrEx>
          <w:tblCellMar>
            <w:top w:w="0" w:type="dxa"/>
            <w:bottom w:w="0" w:type="dxa"/>
          </w:tblCellMar>
        </w:tblPrEx>
        <w:tc>
          <w:tcPr>
            <w:tcW w:w="9360" w:type="dxa"/>
            <w:shd w:val="clear" w:color="auto" w:fill="FFFDF0"/>
            <w:tcMar>
              <w:top w:w="140" w:type="dxa"/>
              <w:left w:w="160" w:type="dxa"/>
              <w:bottom w:w="200" w:type="dxa"/>
              <w:right w:w="160" w:type="dxa"/>
            </w:tcMar>
          </w:tcPr>
          <w:p w14:paraId="1298CAFF" w14:textId="731B6D41" w:rsidR="00D446CA" w:rsidRDefault="00000000">
            <w:pPr>
              <w:spacing w:line="276" w:lineRule="auto"/>
            </w:pPr>
            <w:r>
              <w:rPr>
                <w:b/>
                <w:bCs/>
                <w:color w:val="8A7A2A"/>
                <w:sz w:val="20"/>
                <w:szCs w:val="20"/>
              </w:rPr>
              <w:t xml:space="preserve">Your call:  </w:t>
            </w:r>
            <w:ins w:id="5" w:author="Jon Oxford" w:date="2026-07-25T13:39:00Z" w16du:dateUtc="2026-07-25T18:39:00Z">
              <w:r w:rsidR="008D04A2">
                <w:rPr>
                  <w:b/>
                  <w:bCs/>
                  <w:color w:val="8A7A2A"/>
                  <w:sz w:val="20"/>
                  <w:szCs w:val="20"/>
                </w:rPr>
                <w:t xml:space="preserve">Plant. </w:t>
              </w:r>
            </w:ins>
          </w:p>
        </w:tc>
      </w:tr>
    </w:tbl>
    <w:p w14:paraId="2B0E078F" w14:textId="77777777" w:rsidR="00D446CA" w:rsidRDefault="00D446CA">
      <w:pPr>
        <w:spacing w:after="140"/>
      </w:pPr>
    </w:p>
    <w:p w14:paraId="5444C0BB" w14:textId="77777777" w:rsidR="00D446CA" w:rsidRDefault="00000000">
      <w:pPr>
        <w:spacing w:after="140" w:line="276" w:lineRule="auto"/>
      </w:pPr>
      <w:r>
        <w:rPr>
          <w:b/>
          <w:bCs/>
        </w:rPr>
        <w:t>Dissonance</w:t>
      </w:r>
      <w:r>
        <w:t xml:space="preserve"> is currently a clean study walkthrough. Spine framing available: dissonance is </w:t>
      </w:r>
      <w:r>
        <w:rPr>
          <w:b/>
          <w:bCs/>
        </w:rPr>
        <w:t>self-model protection</w:t>
      </w:r>
      <w:r>
        <w:t xml:space="preserve"> — one of three faces, with self-serving bias and deindividuation, of “models resist revision when revising threatens identity.” Steele's self-affirmation theory (1988) is an established precedent for exactly this unification, so it isn't just our own pattern-matching.</w:t>
      </w:r>
    </w:p>
    <w:tbl>
      <w:tblPr>
        <w:tblW w:w="9360" w:type="dxa"/>
        <w:tblBorders>
          <w:top w:val="single" w:sz="6" w:space="0" w:color="B8C6D4"/>
          <w:left w:val="single" w:sz="6" w:space="0" w:color="B8C6D4"/>
          <w:bottom w:val="single" w:sz="6" w:space="0" w:color="B8C6D4"/>
          <w:right w:val="single" w:sz="6" w:space="0" w:color="B8C6D4"/>
          <w:insideH w:val="single" w:sz="6" w:space="0" w:color="B8C6D4"/>
          <w:insideV w:val="none" w:sz="0" w:space="0" w:color="FFFFFF"/>
        </w:tblBorders>
        <w:tblCellMar>
          <w:left w:w="10" w:type="dxa"/>
          <w:right w:w="10" w:type="dxa"/>
        </w:tblCellMar>
        <w:tblLook w:val="0000" w:firstRow="0" w:lastRow="0" w:firstColumn="0" w:lastColumn="0" w:noHBand="0" w:noVBand="0"/>
      </w:tblPr>
      <w:tblGrid>
        <w:gridCol w:w="9360"/>
      </w:tblGrid>
      <w:tr w:rsidR="00D446CA" w14:paraId="35E97FD4" w14:textId="77777777">
        <w:tblPrEx>
          <w:tblCellMar>
            <w:top w:w="0" w:type="dxa"/>
            <w:bottom w:w="0" w:type="dxa"/>
          </w:tblCellMar>
        </w:tblPrEx>
        <w:tc>
          <w:tcPr>
            <w:tcW w:w="9360" w:type="dxa"/>
            <w:shd w:val="clear" w:color="auto" w:fill="EEF3F8"/>
            <w:tcMar>
              <w:top w:w="120" w:type="dxa"/>
              <w:left w:w="160" w:type="dxa"/>
              <w:bottom w:w="120" w:type="dxa"/>
              <w:right w:w="160" w:type="dxa"/>
            </w:tcMar>
          </w:tcPr>
          <w:p w14:paraId="6CA2A038" w14:textId="77777777" w:rsidR="00D446CA" w:rsidRDefault="00000000">
            <w:pPr>
              <w:spacing w:line="276" w:lineRule="auto"/>
            </w:pPr>
            <w:r>
              <w:rPr>
                <w:b/>
                <w:bCs/>
                <w:color w:val="1F4E79"/>
                <w:sz w:val="21"/>
                <w:szCs w:val="21"/>
              </w:rPr>
              <w:lastRenderedPageBreak/>
              <w:t xml:space="preserve">DECIDE 4.  </w:t>
            </w:r>
            <w:r>
              <w:rPr>
                <w:sz w:val="21"/>
                <w:szCs w:val="21"/>
              </w:rPr>
              <w:t>Unify the three under one principle across the chapter, or leave them as three separate constructs?</w:t>
            </w:r>
          </w:p>
        </w:tc>
      </w:tr>
      <w:tr w:rsidR="00D446CA" w14:paraId="0E28EBB0" w14:textId="77777777">
        <w:tblPrEx>
          <w:tblCellMar>
            <w:top w:w="0" w:type="dxa"/>
            <w:bottom w:w="0" w:type="dxa"/>
          </w:tblCellMar>
        </w:tblPrEx>
        <w:tc>
          <w:tcPr>
            <w:tcW w:w="9360" w:type="dxa"/>
            <w:shd w:val="clear" w:color="auto" w:fill="FFFDF0"/>
            <w:tcMar>
              <w:top w:w="140" w:type="dxa"/>
              <w:left w:w="160" w:type="dxa"/>
              <w:bottom w:w="200" w:type="dxa"/>
              <w:right w:w="160" w:type="dxa"/>
            </w:tcMar>
          </w:tcPr>
          <w:p w14:paraId="59D9A8AD" w14:textId="0F71AA2A" w:rsidR="00D446CA" w:rsidRDefault="00000000">
            <w:pPr>
              <w:spacing w:line="276" w:lineRule="auto"/>
            </w:pPr>
            <w:r>
              <w:rPr>
                <w:b/>
                <w:bCs/>
                <w:color w:val="8A7A2A"/>
                <w:sz w:val="20"/>
                <w:szCs w:val="20"/>
              </w:rPr>
              <w:t xml:space="preserve">Your call:  </w:t>
            </w:r>
            <w:ins w:id="6" w:author="Jon Oxford" w:date="2026-07-25T13:39:00Z" w16du:dateUtc="2026-07-25T18:39:00Z">
              <w:r w:rsidR="008D04A2">
                <w:rPr>
                  <w:b/>
                  <w:bCs/>
                  <w:color w:val="8A7A2A"/>
                  <w:sz w:val="20"/>
                  <w:szCs w:val="20"/>
                </w:rPr>
                <w:t xml:space="preserve">Unify. </w:t>
              </w:r>
            </w:ins>
          </w:p>
        </w:tc>
      </w:tr>
    </w:tbl>
    <w:p w14:paraId="52E6758F" w14:textId="77777777" w:rsidR="00D446CA" w:rsidRDefault="00D446CA">
      <w:pPr>
        <w:spacing w:after="140"/>
      </w:pPr>
    </w:p>
    <w:p w14:paraId="6E38D8BF" w14:textId="77777777" w:rsidR="00D446CA" w:rsidRDefault="00000000">
      <w:pPr>
        <w:spacing w:after="140" w:line="276" w:lineRule="auto"/>
      </w:pPr>
      <w:r>
        <w:rPr>
          <w:b/>
          <w:bCs/>
          <w:color w:val="1F4E79"/>
        </w:rPr>
        <w:t xml:space="preserve">Prune candidate:  </w:t>
      </w:r>
      <w:r>
        <w:t>the ELM passage can lose a sentence. It survives compression.</w:t>
      </w:r>
    </w:p>
    <w:p w14:paraId="15E00383" w14:textId="77777777" w:rsidR="00D446CA" w:rsidRDefault="00000000">
      <w:pPr>
        <w:pStyle w:val="Heading2"/>
        <w:spacing w:before="320" w:after="140"/>
      </w:pPr>
      <w:r>
        <w:rPr>
          <w:b/>
          <w:bCs/>
          <w:color w:val="1F4E79"/>
          <w:sz w:val="25"/>
          <w:szCs w:val="25"/>
        </w:rPr>
        <w:t>Section 2 — Social Influence</w:t>
      </w:r>
    </w:p>
    <w:p w14:paraId="4DF37043" w14:textId="77777777" w:rsidR="00D446CA" w:rsidRDefault="00000000">
      <w:pPr>
        <w:spacing w:after="140" w:line="276" w:lineRule="auto"/>
      </w:pPr>
      <w:r>
        <w:rPr>
          <w:b/>
          <w:bCs/>
          <w:color w:val="1F4E79"/>
        </w:rPr>
        <w:t xml:space="preserve">Spine claim:  </w:t>
      </w:r>
      <w:r>
        <w:rPr>
          <w:b/>
          <w:bCs/>
        </w:rPr>
        <w:t>conformity is calibration, not weakness.</w:t>
      </w:r>
      <w:r>
        <w:t xml:space="preserve"> Other people's answers are legitimate evidence. This reframe is the single biggest voice and story upgrade available in the chapter, and the current text is one sentence away from it.</w:t>
      </w:r>
    </w:p>
    <w:p w14:paraId="0F26929C" w14:textId="77777777" w:rsidR="00D446CA" w:rsidRDefault="00000000">
      <w:pPr>
        <w:spacing w:after="140" w:line="276" w:lineRule="auto"/>
      </w:pPr>
      <w:r>
        <w:rPr>
          <w:b/>
          <w:bCs/>
          <w:color w:val="1F4E79"/>
        </w:rPr>
        <w:t xml:space="preserve">Lead with:  </w:t>
      </w:r>
      <w:r>
        <w:t xml:space="preserve">the smoke-in-the-room example, already present — but the </w:t>
      </w:r>
      <w:r>
        <w:rPr>
          <w:i/>
          <w:iCs/>
        </w:rPr>
        <w:t>interesting</w:t>
      </w:r>
      <w:r>
        <w:t xml:space="preserve"> version is that going along is usually correct. Asch is unusual precisely because the group is visibly wrong.</w:t>
      </w:r>
    </w:p>
    <w:p w14:paraId="55D31D19" w14:textId="77777777" w:rsidR="00D446CA" w:rsidRDefault="00000000">
      <w:pPr>
        <w:spacing w:after="140" w:line="276" w:lineRule="auto"/>
      </w:pPr>
      <w:r>
        <w:rPr>
          <w:b/>
          <w:bCs/>
          <w:color w:val="1F4E79"/>
        </w:rPr>
        <w:t xml:space="preserve">Arc:  </w:t>
      </w:r>
      <w:r>
        <w:t>setup (using other people as data is smart) → tension (Asch builds a case where the data is wrong and people take it anyway) → payoff (</w:t>
      </w:r>
      <w:r>
        <w:rPr>
          <w:b/>
          <w:bCs/>
        </w:rPr>
        <w:t>and some of them still saw the line correctly — which means what you believe and what you do came apart</w:t>
      </w:r>
      <w:r>
        <w:t>).</w:t>
      </w:r>
    </w:p>
    <w:p w14:paraId="1F102B4A" w14:textId="77777777" w:rsidR="00D446CA" w:rsidRDefault="00000000">
      <w:pPr>
        <w:spacing w:after="140" w:line="276" w:lineRule="auto"/>
      </w:pPr>
      <w:r>
        <w:rPr>
          <w:b/>
          <w:bCs/>
          <w:color w:val="1F4E79"/>
        </w:rPr>
        <w:t xml:space="preserve">Payoff line seed:  </w:t>
      </w:r>
      <w:r>
        <w:rPr>
          <w:i/>
          <w:iCs/>
        </w:rPr>
        <w:t>Some of Asch's participants were genuinely persuaded. Others saw the line perfectly well and said the wrong number anyway. That gap — between the model and the mouth — only opens when there's another person in the room.</w:t>
      </w:r>
    </w:p>
    <w:p w14:paraId="4A597C3D" w14:textId="77777777" w:rsidR="00D446CA" w:rsidRDefault="00D446CA">
      <w:pPr>
        <w:spacing w:after="80"/>
      </w:pPr>
    </w:p>
    <w:tbl>
      <w:tblPr>
        <w:tblW w:w="9360" w:type="dxa"/>
        <w:tblBorders>
          <w:top w:val="none" w:sz="0" w:space="0" w:color="FFFFFF"/>
          <w:left w:val="single" w:sz="18" w:space="0" w:color="8B2E2E"/>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D446CA" w14:paraId="4C8B57CB" w14:textId="77777777">
        <w:tblPrEx>
          <w:tblCellMar>
            <w:top w:w="0" w:type="dxa"/>
            <w:bottom w:w="0" w:type="dxa"/>
          </w:tblCellMar>
        </w:tblPrEx>
        <w:tc>
          <w:tcPr>
            <w:tcW w:w="9360" w:type="dxa"/>
            <w:shd w:val="clear" w:color="auto" w:fill="FAF6F6"/>
            <w:tcMar>
              <w:top w:w="130" w:type="dxa"/>
              <w:left w:w="180" w:type="dxa"/>
              <w:bottom w:w="130" w:type="dxa"/>
              <w:right w:w="160" w:type="dxa"/>
            </w:tcMar>
          </w:tcPr>
          <w:p w14:paraId="66001F80" w14:textId="77777777" w:rsidR="00D446CA" w:rsidRDefault="00000000">
            <w:pPr>
              <w:spacing w:after="80" w:line="276" w:lineRule="auto"/>
            </w:pPr>
            <w:r>
              <w:rPr>
                <w:b/>
                <w:bCs/>
                <w:color w:val="8B2E2E"/>
                <w:sz w:val="21"/>
                <w:szCs w:val="21"/>
              </w:rPr>
              <w:t>Asch taxonomy — closed, not pursued</w:t>
            </w:r>
          </w:p>
          <w:p w14:paraId="2DC56E8F" w14:textId="77777777" w:rsidR="00D446CA" w:rsidRDefault="00000000">
            <w:pPr>
              <w:spacing w:after="90" w:line="276" w:lineRule="auto"/>
            </w:pPr>
            <w:r>
              <w:rPr>
                <w:sz w:val="20"/>
                <w:szCs w:val="20"/>
              </w:rPr>
              <w:t>Three searches produced only study-guide secondaries repeating a three-way perception / judgment / action scheme, none citing the monograph. The one full text retrieved reports 13 of 50 participants as “20%” — it is 26%.</w:t>
            </w:r>
          </w:p>
          <w:p w14:paraId="0A2F1D7F" w14:textId="77777777" w:rsidR="00D446CA" w:rsidRDefault="00000000">
            <w:pPr>
              <w:spacing w:line="276" w:lineRule="auto"/>
            </w:pPr>
            <w:r>
              <w:rPr>
                <w:b/>
                <w:bCs/>
                <w:sz w:val="20"/>
                <w:szCs w:val="20"/>
              </w:rPr>
              <w:t>Decision: drop it.</w:t>
            </w:r>
            <w:r>
              <w:rPr>
                <w:sz w:val="20"/>
                <w:szCs w:val="20"/>
              </w:rPr>
              <w:t xml:space="preserve"> The taxonomy is a catalog, which is what the spine says to prune, and nothing a student needs depends on Asch's category names. Use the safe version: conformity researchers distinguish cases where consensus genuinely updates belief from cases where only public behavior changes. No taxonomy attributed to Asch, no percentages beyond his headline results.</w:t>
            </w:r>
          </w:p>
        </w:tc>
      </w:tr>
    </w:tbl>
    <w:p w14:paraId="18B3EB9A" w14:textId="77777777" w:rsidR="00D446CA" w:rsidRDefault="00D446CA">
      <w:pPr>
        <w:spacing w:after="160"/>
      </w:pPr>
    </w:p>
    <w:p w14:paraId="49623927" w14:textId="77777777" w:rsidR="00D446CA" w:rsidRDefault="00000000">
      <w:pPr>
        <w:pStyle w:val="Heading3"/>
        <w:spacing w:before="240" w:after="100"/>
      </w:pPr>
      <w:r>
        <w:rPr>
          <w:b/>
          <w:bCs/>
          <w:color w:val="333333"/>
          <w:sz w:val="22"/>
          <w:szCs w:val="22"/>
        </w:rPr>
        <w:t>New — the Asch replication boundary</w:t>
      </w:r>
    </w:p>
    <w:p w14:paraId="58376E93" w14:textId="77777777" w:rsidR="00D446CA" w:rsidRDefault="00000000">
      <w:pPr>
        <w:spacing w:after="140" w:line="276" w:lineRule="auto"/>
      </w:pPr>
      <w:r>
        <w:t xml:space="preserve">The chapter reports “about 75% conformed at least once… closer to one-third across all critical trials” with no boundary of any kind. Meanwhile the repair pass corrected Milgram's mechanism, corrected the Stanford Prison Experiment, bounded stereotype threat, and replaced the deindividuation account. </w:t>
      </w:r>
      <w:r>
        <w:rPr>
          <w:b/>
          <w:bCs/>
        </w:rPr>
        <w:t>Asch is the only classic left standing unqualified</w:t>
      </w:r>
      <w:r>
        <w:t>, and it is load-bearing for this section. That is an inconsistency in the chapter's own evidentiary standard.</w:t>
      </w:r>
    </w:p>
    <w:p w14:paraId="6199DC56" w14:textId="77777777" w:rsidR="00D446CA" w:rsidRDefault="00000000">
      <w:pPr>
        <w:spacing w:after="140" w:line="276" w:lineRule="auto"/>
      </w:pPr>
      <w:r>
        <w:t>The chapter-ready instrument is a meta-analysis, not a failed replication:</w:t>
      </w:r>
    </w:p>
    <w:p w14:paraId="66A6AE66" w14:textId="77777777" w:rsidR="00D446CA" w:rsidRDefault="00000000">
      <w:pPr>
        <w:pBdr>
          <w:left w:val="single" w:sz="12" w:space="12" w:color="1F4E79"/>
        </w:pBdr>
        <w:spacing w:before="60" w:after="140"/>
        <w:ind w:left="504"/>
      </w:pPr>
      <w:r>
        <w:rPr>
          <w:b/>
          <w:bCs/>
          <w:sz w:val="21"/>
          <w:szCs w:val="21"/>
        </w:rPr>
        <w:lastRenderedPageBreak/>
        <w:t xml:space="preserve">Bond, R., &amp; Smith, P. B. (1996). Culture and conformity: A meta-analysis of studies using Asch's (1952b, 1956) line judgment task. </w:t>
      </w:r>
      <w:r>
        <w:rPr>
          <w:i/>
          <w:iCs/>
          <w:sz w:val="21"/>
          <w:szCs w:val="21"/>
        </w:rPr>
        <w:t>Psychological Bulletin, 119</w:t>
      </w:r>
      <w:r>
        <w:rPr>
          <w:sz w:val="21"/>
          <w:szCs w:val="21"/>
        </w:rPr>
        <w:t>(1), 111–137. doi:10.1037/0033-2909.119.1.111  —  133 studies, 17 countries, 4,627 participants. Two findings: conformity in U.S. studies has declined since the 1950s, and conformity is higher in more collectivist countries.</w:t>
      </w:r>
    </w:p>
    <w:p w14:paraId="237D731F" w14:textId="77777777" w:rsidR="00D446CA" w:rsidRDefault="00000000">
      <w:pPr>
        <w:spacing w:after="140" w:line="276" w:lineRule="auto"/>
      </w:pPr>
      <w:r>
        <w:t xml:space="preserve">Weaker and optional — a single dramatic replication failure rather than pooled evidence: Perrin &amp; Spencer (1981), </w:t>
      </w:r>
      <w:r>
        <w:rPr>
          <w:i/>
          <w:iCs/>
        </w:rPr>
        <w:t>British Journal of Social Psychology, 20</w:t>
      </w:r>
      <w:r>
        <w:t>, 205–209, the “child of its time” study, with one conforming response in 396 trials among UK science students. Useful as color, not as the evidentiary basis. Prefer Bond &amp; Smith.</w:t>
      </w:r>
    </w:p>
    <w:p w14:paraId="1EB62D9A" w14:textId="77777777" w:rsidR="00D446CA" w:rsidRDefault="00000000">
      <w:pPr>
        <w:spacing w:after="140" w:line="276" w:lineRule="auto"/>
      </w:pPr>
      <w:r>
        <w:rPr>
          <w:b/>
          <w:bCs/>
        </w:rPr>
        <w:t>Why this strengthens the seed rather than undercutting it.</w:t>
      </w:r>
      <w:r>
        <w:t xml:space="preserve"> If conformity magnitude moves with cohort and culture, that is evidence </w:t>
      </w:r>
      <w:r>
        <w:rPr>
          <w:i/>
          <w:iCs/>
        </w:rPr>
        <w:t>for</w:t>
      </w:r>
      <w:r>
        <w:t xml:space="preserve"> the calibration reading: people are weighting social consensus as evidence, and the weight depends on who they are and when they live. A fixed human weakness would not vary like that. Asch's finding survives — its size is a variable, not a constant.</w:t>
      </w:r>
    </w:p>
    <w:p w14:paraId="4E002F68" w14:textId="77777777" w:rsidR="00D446CA" w:rsidRDefault="00000000">
      <w:pPr>
        <w:spacing w:after="140" w:line="276" w:lineRule="auto"/>
      </w:pPr>
      <w:r>
        <w:rPr>
          <w:b/>
          <w:bCs/>
        </w:rPr>
        <w:t>Seam opportunity:</w:t>
      </w:r>
      <w:r>
        <w:t xml:space="preserve"> the chapter already carries a cultural boundary on the FAE (Choi, Nisbett, &amp; </w:t>
      </w:r>
      <w:proofErr w:type="spellStart"/>
      <w:r>
        <w:t>Norenzayan</w:t>
      </w:r>
      <w:proofErr w:type="spellEnd"/>
      <w:r>
        <w:t xml:space="preserve">, 1999) in Section 1. Bond &amp; Smith is the same move in Section 2, and pairing them lets one sentence carry both — </w:t>
      </w:r>
      <w:r>
        <w:rPr>
          <w:i/>
          <w:iCs/>
        </w:rPr>
        <w:t>even the “basic” social tendencies develop inside a culture.</w:t>
      </w:r>
    </w:p>
    <w:p w14:paraId="7827870A" w14:textId="77777777" w:rsidR="00D446CA" w:rsidRDefault="00D446CA">
      <w:pPr>
        <w:spacing w:after="60"/>
      </w:pPr>
    </w:p>
    <w:tbl>
      <w:tblPr>
        <w:tblW w:w="9360" w:type="dxa"/>
        <w:tblBorders>
          <w:top w:val="single" w:sz="6" w:space="0" w:color="B8C6D4"/>
          <w:left w:val="single" w:sz="6" w:space="0" w:color="B8C6D4"/>
          <w:bottom w:val="single" w:sz="6" w:space="0" w:color="B8C6D4"/>
          <w:right w:val="single" w:sz="6" w:space="0" w:color="B8C6D4"/>
          <w:insideH w:val="single" w:sz="6" w:space="0" w:color="B8C6D4"/>
          <w:insideV w:val="none" w:sz="0" w:space="0" w:color="FFFFFF"/>
        </w:tblBorders>
        <w:tblCellMar>
          <w:left w:w="10" w:type="dxa"/>
          <w:right w:w="10" w:type="dxa"/>
        </w:tblCellMar>
        <w:tblLook w:val="0000" w:firstRow="0" w:lastRow="0" w:firstColumn="0" w:lastColumn="0" w:noHBand="0" w:noVBand="0"/>
      </w:tblPr>
      <w:tblGrid>
        <w:gridCol w:w="9360"/>
      </w:tblGrid>
      <w:tr w:rsidR="00D446CA" w14:paraId="5224E656" w14:textId="77777777">
        <w:tblPrEx>
          <w:tblCellMar>
            <w:top w:w="0" w:type="dxa"/>
            <w:bottom w:w="0" w:type="dxa"/>
          </w:tblCellMar>
        </w:tblPrEx>
        <w:tc>
          <w:tcPr>
            <w:tcW w:w="9360" w:type="dxa"/>
            <w:shd w:val="clear" w:color="auto" w:fill="EEF3F8"/>
            <w:tcMar>
              <w:top w:w="120" w:type="dxa"/>
              <w:left w:w="160" w:type="dxa"/>
              <w:bottom w:w="120" w:type="dxa"/>
              <w:right w:w="160" w:type="dxa"/>
            </w:tcMar>
          </w:tcPr>
          <w:p w14:paraId="1F7477CE" w14:textId="77777777" w:rsidR="00D446CA" w:rsidRDefault="00000000">
            <w:pPr>
              <w:spacing w:line="276" w:lineRule="auto"/>
            </w:pPr>
            <w:r>
              <w:rPr>
                <w:b/>
                <w:bCs/>
                <w:color w:val="1F4E79"/>
                <w:sz w:val="21"/>
                <w:szCs w:val="21"/>
              </w:rPr>
              <w:t xml:space="preserve">DECIDE 5.  </w:t>
            </w:r>
            <w:r>
              <w:rPr>
                <w:sz w:val="21"/>
                <w:szCs w:val="21"/>
              </w:rPr>
              <w:t>Add the Bond &amp; Smith boundary, add it with Perrin &amp; Spencer as color, or leave Asch unqualified?</w:t>
            </w:r>
          </w:p>
        </w:tc>
      </w:tr>
      <w:tr w:rsidR="00D446CA" w14:paraId="1EDBF82C" w14:textId="77777777">
        <w:tblPrEx>
          <w:tblCellMar>
            <w:top w:w="0" w:type="dxa"/>
            <w:bottom w:w="0" w:type="dxa"/>
          </w:tblCellMar>
        </w:tblPrEx>
        <w:tc>
          <w:tcPr>
            <w:tcW w:w="9360" w:type="dxa"/>
            <w:shd w:val="clear" w:color="auto" w:fill="FFFDF0"/>
            <w:tcMar>
              <w:top w:w="140" w:type="dxa"/>
              <w:left w:w="160" w:type="dxa"/>
              <w:bottom w:w="200" w:type="dxa"/>
              <w:right w:w="160" w:type="dxa"/>
            </w:tcMar>
          </w:tcPr>
          <w:p w14:paraId="6CA55C89" w14:textId="094A3C24" w:rsidR="00D446CA" w:rsidRDefault="00000000">
            <w:pPr>
              <w:spacing w:line="276" w:lineRule="auto"/>
            </w:pPr>
            <w:r>
              <w:rPr>
                <w:b/>
                <w:bCs/>
                <w:color w:val="8A7A2A"/>
                <w:sz w:val="20"/>
                <w:szCs w:val="20"/>
              </w:rPr>
              <w:t xml:space="preserve">Your call:  </w:t>
            </w:r>
            <w:ins w:id="7" w:author="Jon Oxford" w:date="2026-07-25T13:38:00Z" w16du:dateUtc="2026-07-25T18:38:00Z">
              <w:r w:rsidR="008D04A2">
                <w:rPr>
                  <w:b/>
                  <w:bCs/>
                  <w:color w:val="8A7A2A"/>
                  <w:sz w:val="20"/>
                  <w:szCs w:val="20"/>
                </w:rPr>
                <w:t xml:space="preserve">Keep Bond. </w:t>
              </w:r>
            </w:ins>
          </w:p>
        </w:tc>
      </w:tr>
    </w:tbl>
    <w:p w14:paraId="77CC61F5" w14:textId="77777777" w:rsidR="00D446CA" w:rsidRDefault="00D446CA">
      <w:pPr>
        <w:spacing w:after="140"/>
      </w:pPr>
    </w:p>
    <w:p w14:paraId="76D6FA1F" w14:textId="77777777" w:rsidR="00D446CA" w:rsidRDefault="00000000">
      <w:pPr>
        <w:spacing w:after="140" w:line="276" w:lineRule="auto"/>
      </w:pPr>
      <w:r>
        <w:rPr>
          <w:b/>
          <w:bCs/>
          <w:color w:val="1F4E79"/>
        </w:rPr>
        <w:t xml:space="preserve">Milgram:  </w:t>
      </w:r>
      <w:r>
        <w:t xml:space="preserve">the post-repair text is correct. Spine framing to add: </w:t>
      </w:r>
      <w:r>
        <w:rPr>
          <w:b/>
          <w:bCs/>
        </w:rPr>
        <w:t>obedience narrows the perceived range of available actions</w:t>
      </w:r>
      <w:r>
        <w:t>. It isn't submission; it's the action-selection system partly outsourced. One sentence, in the “What it means” block.</w:t>
      </w:r>
    </w:p>
    <w:p w14:paraId="30467CDC" w14:textId="77777777" w:rsidR="00D446CA" w:rsidRDefault="00D446CA">
      <w:pPr>
        <w:spacing w:after="60"/>
      </w:pPr>
    </w:p>
    <w:tbl>
      <w:tblPr>
        <w:tblW w:w="9360" w:type="dxa"/>
        <w:tblBorders>
          <w:top w:val="single" w:sz="6" w:space="0" w:color="B8C6D4"/>
          <w:left w:val="single" w:sz="6" w:space="0" w:color="B8C6D4"/>
          <w:bottom w:val="single" w:sz="6" w:space="0" w:color="B8C6D4"/>
          <w:right w:val="single" w:sz="6" w:space="0" w:color="B8C6D4"/>
          <w:insideH w:val="single" w:sz="6" w:space="0" w:color="B8C6D4"/>
          <w:insideV w:val="none" w:sz="0" w:space="0" w:color="FFFFFF"/>
        </w:tblBorders>
        <w:tblCellMar>
          <w:left w:w="10" w:type="dxa"/>
          <w:right w:w="10" w:type="dxa"/>
        </w:tblCellMar>
        <w:tblLook w:val="0000" w:firstRow="0" w:lastRow="0" w:firstColumn="0" w:lastColumn="0" w:noHBand="0" w:noVBand="0"/>
      </w:tblPr>
      <w:tblGrid>
        <w:gridCol w:w="9360"/>
      </w:tblGrid>
      <w:tr w:rsidR="00D446CA" w14:paraId="3BB4816A" w14:textId="77777777">
        <w:tblPrEx>
          <w:tblCellMar>
            <w:top w:w="0" w:type="dxa"/>
            <w:bottom w:w="0" w:type="dxa"/>
          </w:tblCellMar>
        </w:tblPrEx>
        <w:tc>
          <w:tcPr>
            <w:tcW w:w="9360" w:type="dxa"/>
            <w:shd w:val="clear" w:color="auto" w:fill="EEF3F8"/>
            <w:tcMar>
              <w:top w:w="120" w:type="dxa"/>
              <w:left w:w="160" w:type="dxa"/>
              <w:bottom w:w="120" w:type="dxa"/>
              <w:right w:w="160" w:type="dxa"/>
            </w:tcMar>
          </w:tcPr>
          <w:p w14:paraId="1B30D8AB" w14:textId="77777777" w:rsidR="00D446CA" w:rsidRDefault="00000000">
            <w:pPr>
              <w:spacing w:after="60" w:line="276" w:lineRule="auto"/>
            </w:pPr>
            <w:r>
              <w:rPr>
                <w:b/>
                <w:bCs/>
                <w:color w:val="1F4E79"/>
                <w:sz w:val="21"/>
                <w:szCs w:val="21"/>
              </w:rPr>
              <w:t xml:space="preserve">DECIDE 6.  </w:t>
            </w:r>
            <w:r>
              <w:rPr>
                <w:sz w:val="21"/>
                <w:szCs w:val="21"/>
              </w:rPr>
              <w:t>Social facilitation and social loafing is the flattest passage in the chapter, and the table duplicates the prose. Compress to a short paragraph and keep the table, cut the table, or leave it?</w:t>
            </w:r>
          </w:p>
          <w:p w14:paraId="3BF4DC4E" w14:textId="77777777" w:rsidR="00D446CA" w:rsidRDefault="00000000">
            <w:pPr>
              <w:spacing w:line="276" w:lineRule="auto"/>
            </w:pPr>
            <w:r>
              <w:rPr>
                <w:i/>
                <w:iCs/>
                <w:color w:val="5A6B7C"/>
                <w:sz w:val="19"/>
                <w:szCs w:val="19"/>
              </w:rPr>
              <w:t>Per the audit's word-budget item, this is where to cut before touching hooks or payoffs.</w:t>
            </w:r>
          </w:p>
        </w:tc>
      </w:tr>
      <w:tr w:rsidR="00D446CA" w14:paraId="1B999ACF" w14:textId="77777777">
        <w:tblPrEx>
          <w:tblCellMar>
            <w:top w:w="0" w:type="dxa"/>
            <w:bottom w:w="0" w:type="dxa"/>
          </w:tblCellMar>
        </w:tblPrEx>
        <w:tc>
          <w:tcPr>
            <w:tcW w:w="9360" w:type="dxa"/>
            <w:shd w:val="clear" w:color="auto" w:fill="FFFDF0"/>
            <w:tcMar>
              <w:top w:w="140" w:type="dxa"/>
              <w:left w:w="160" w:type="dxa"/>
              <w:bottom w:w="200" w:type="dxa"/>
              <w:right w:w="160" w:type="dxa"/>
            </w:tcMar>
          </w:tcPr>
          <w:p w14:paraId="16D59AA0" w14:textId="78120931" w:rsidR="00D446CA" w:rsidRDefault="00000000">
            <w:pPr>
              <w:spacing w:line="276" w:lineRule="auto"/>
            </w:pPr>
            <w:r>
              <w:rPr>
                <w:b/>
                <w:bCs/>
                <w:color w:val="8A7A2A"/>
                <w:sz w:val="20"/>
                <w:szCs w:val="20"/>
              </w:rPr>
              <w:t xml:space="preserve">Your call:  </w:t>
            </w:r>
            <w:ins w:id="8" w:author="Jon Oxford" w:date="2026-07-25T13:37:00Z" w16du:dateUtc="2026-07-25T18:37:00Z">
              <w:r w:rsidR="008D04A2">
                <w:rPr>
                  <w:b/>
                  <w:bCs/>
                  <w:color w:val="8A7A2A"/>
                  <w:sz w:val="20"/>
                  <w:szCs w:val="20"/>
                </w:rPr>
                <w:t xml:space="preserve">compress and keep. </w:t>
              </w:r>
            </w:ins>
          </w:p>
        </w:tc>
      </w:tr>
    </w:tbl>
    <w:p w14:paraId="6ED4B0E4" w14:textId="77777777" w:rsidR="00D446CA" w:rsidRDefault="00D446CA">
      <w:pPr>
        <w:spacing w:after="160"/>
      </w:pPr>
    </w:p>
    <w:p w14:paraId="709315C8" w14:textId="77777777" w:rsidR="00D446CA" w:rsidRDefault="00000000">
      <w:pPr>
        <w:pStyle w:val="Heading2"/>
        <w:spacing w:before="320" w:after="140"/>
      </w:pPr>
      <w:r>
        <w:rPr>
          <w:b/>
          <w:bCs/>
          <w:color w:val="1F4E79"/>
          <w:sz w:val="25"/>
          <w:szCs w:val="25"/>
        </w:rPr>
        <w:t>Section 3 — Groups and Intergroup Relations</w:t>
      </w:r>
    </w:p>
    <w:p w14:paraId="55B79CB4" w14:textId="77777777" w:rsidR="00D446CA" w:rsidRDefault="00000000">
      <w:pPr>
        <w:spacing w:after="140" w:line="276" w:lineRule="auto"/>
      </w:pPr>
      <w:r>
        <w:rPr>
          <w:b/>
          <w:bCs/>
          <w:color w:val="1F4E79"/>
        </w:rPr>
        <w:t xml:space="preserve">Spine claim:  </w:t>
      </w:r>
      <w:r>
        <w:rPr>
          <w:b/>
          <w:bCs/>
        </w:rPr>
        <w:t>stereotypes are ordinary categorization machinery running on a biased sample, with unequal consequences.</w:t>
      </w:r>
      <w:r>
        <w:t xml:space="preserve"> The compression line already exists in the text — “Compression is useful—and lossy” — and is the best spine sentence in the chapter. It's just stranded near a table with nothing built on it.</w:t>
      </w:r>
    </w:p>
    <w:p w14:paraId="000399C2" w14:textId="77777777" w:rsidR="00D446CA" w:rsidRDefault="00000000">
      <w:pPr>
        <w:spacing w:after="140" w:line="276" w:lineRule="auto"/>
      </w:pPr>
      <w:r>
        <w:rPr>
          <w:b/>
          <w:bCs/>
          <w:color w:val="1F4E79"/>
        </w:rPr>
        <w:lastRenderedPageBreak/>
        <w:t xml:space="preserve">Lead with:  </w:t>
      </w:r>
      <w:r>
        <w:t>the sampling problem, not the definition. Where did you actually learn what members of a group are like? Media, a handful of encounters, stories, the loudest examples.</w:t>
      </w:r>
    </w:p>
    <w:p w14:paraId="252E5E53" w14:textId="77777777" w:rsidR="00D446CA" w:rsidRDefault="00000000">
      <w:pPr>
        <w:spacing w:after="140" w:line="276" w:lineRule="auto"/>
      </w:pPr>
      <w:r>
        <w:rPr>
          <w:b/>
          <w:bCs/>
          <w:color w:val="1F4E79"/>
        </w:rPr>
        <w:t xml:space="preserve">Arc:  </w:t>
      </w:r>
      <w:r>
        <w:t>setup (categories are how any concept works — Chapter 9) → tension (the training data for social categories is not representative and never was) → payoff (</w:t>
      </w:r>
      <w:r>
        <w:rPr>
          <w:b/>
          <w:bCs/>
        </w:rPr>
        <w:t>this is why a stereotype can be statistically true of a group and still be worthless about the person in front of you — and why the cost of the error isn't distributed evenly</w:t>
      </w:r>
      <w:r>
        <w:t>).</w:t>
      </w:r>
    </w:p>
    <w:p w14:paraId="7EE56E7E" w14:textId="77777777" w:rsidR="00D446CA" w:rsidRDefault="00000000">
      <w:pPr>
        <w:spacing w:after="140" w:line="276" w:lineRule="auto"/>
      </w:pPr>
      <w:r>
        <w:rPr>
          <w:b/>
          <w:bCs/>
          <w:color w:val="1F4E79"/>
        </w:rPr>
        <w:t xml:space="preserve">Payoff line seed:  </w:t>
      </w:r>
      <w:r>
        <w:rPr>
          <w:i/>
          <w:iCs/>
        </w:rPr>
        <w:t>Every concept you own was built from a sample. For most concepts the sample was your own experience. For social categories, someone else chose the sample.</w:t>
      </w:r>
    </w:p>
    <w:p w14:paraId="42CCC55B" w14:textId="77777777" w:rsidR="00D446CA" w:rsidRDefault="00000000">
      <w:pPr>
        <w:spacing w:after="140" w:line="276" w:lineRule="auto"/>
      </w:pPr>
      <w:r>
        <w:rPr>
          <w:b/>
          <w:bCs/>
          <w:color w:val="1F4E79"/>
        </w:rPr>
        <w:t xml:space="preserve">Watch:  </w:t>
      </w:r>
      <w:r>
        <w:t xml:space="preserve">drafting rule — do </w:t>
      </w:r>
      <w:r>
        <w:rPr>
          <w:b/>
          <w:bCs/>
        </w:rPr>
        <w:t>not</w:t>
      </w:r>
      <w:r>
        <w:t xml:space="preserve"> say stereotypes are “just categories.”</w:t>
      </w:r>
    </w:p>
    <w:p w14:paraId="44BC13BE" w14:textId="77777777" w:rsidR="00D446CA" w:rsidRDefault="00D446CA">
      <w:pPr>
        <w:spacing w:after="60"/>
      </w:pPr>
    </w:p>
    <w:p w14:paraId="7E4E3823" w14:textId="77777777" w:rsidR="00D446CA" w:rsidRDefault="00000000">
      <w:pPr>
        <w:pStyle w:val="Heading3"/>
        <w:spacing w:before="240" w:after="100"/>
      </w:pPr>
      <w:r>
        <w:rPr>
          <w:b/>
          <w:bCs/>
          <w:color w:val="333333"/>
          <w:sz w:val="22"/>
          <w:szCs w:val="22"/>
        </w:rPr>
        <w:t>The big absence — belonging</w:t>
      </w:r>
    </w:p>
    <w:p w14:paraId="19CC87EF" w14:textId="77777777" w:rsidR="00D446CA" w:rsidRDefault="00000000">
      <w:pPr>
        <w:spacing w:after="140" w:line="276" w:lineRule="auto"/>
      </w:pPr>
      <w:r>
        <w:t xml:space="preserve">The chapter has group polarization, groupthink, social identity, and minimal groups, with no statement anywhere of </w:t>
      </w:r>
      <w:r>
        <w:rPr>
          <w:i/>
          <w:iCs/>
        </w:rPr>
        <w:t>why any of it has force</w:t>
      </w:r>
      <w:r>
        <w:t>. Baumeister &amp; Leary: the stake is the bond itself, older and more general than any specific norm. Social identity theory and reciprocal altruism are both applications of that one stake. Without it, Section 3 is four mechanisms and no motive.</w:t>
      </w:r>
    </w:p>
    <w:p w14:paraId="5687A0FB" w14:textId="77777777" w:rsidR="00D446CA" w:rsidRDefault="00000000">
      <w:pPr>
        <w:spacing w:after="140" w:line="276" w:lineRule="auto"/>
      </w:pPr>
      <w:r>
        <w:rPr>
          <w:b/>
          <w:bCs/>
        </w:rPr>
        <w:t>Seed:</w:t>
      </w:r>
      <w:r>
        <w:t xml:space="preserve"> </w:t>
      </w:r>
      <w:r>
        <w:rPr>
          <w:i/>
          <w:iCs/>
        </w:rPr>
        <w:t>A group can't sanction you unless belonging to it is worth something. That's the part that isn't cultural — the specific rules vary everywhere, the cost of being outside varies nowhere.</w:t>
      </w:r>
    </w:p>
    <w:p w14:paraId="2C37B020" w14:textId="77777777" w:rsidR="00D446CA" w:rsidRDefault="00D446CA">
      <w:pPr>
        <w:spacing w:after="60"/>
      </w:pPr>
    </w:p>
    <w:tbl>
      <w:tblPr>
        <w:tblW w:w="9360" w:type="dxa"/>
        <w:tblBorders>
          <w:top w:val="single" w:sz="6" w:space="0" w:color="B8C6D4"/>
          <w:left w:val="single" w:sz="6" w:space="0" w:color="B8C6D4"/>
          <w:bottom w:val="single" w:sz="6" w:space="0" w:color="B8C6D4"/>
          <w:right w:val="single" w:sz="6" w:space="0" w:color="B8C6D4"/>
          <w:insideH w:val="single" w:sz="6" w:space="0" w:color="B8C6D4"/>
          <w:insideV w:val="none" w:sz="0" w:space="0" w:color="FFFFFF"/>
        </w:tblBorders>
        <w:tblCellMar>
          <w:left w:w="10" w:type="dxa"/>
          <w:right w:w="10" w:type="dxa"/>
        </w:tblCellMar>
        <w:tblLook w:val="0000" w:firstRow="0" w:lastRow="0" w:firstColumn="0" w:lastColumn="0" w:noHBand="0" w:noVBand="0"/>
      </w:tblPr>
      <w:tblGrid>
        <w:gridCol w:w="9360"/>
      </w:tblGrid>
      <w:tr w:rsidR="00D446CA" w14:paraId="31981FF5" w14:textId="77777777">
        <w:tblPrEx>
          <w:tblCellMar>
            <w:top w:w="0" w:type="dxa"/>
            <w:bottom w:w="0" w:type="dxa"/>
          </w:tblCellMar>
        </w:tblPrEx>
        <w:tc>
          <w:tcPr>
            <w:tcW w:w="9360" w:type="dxa"/>
            <w:shd w:val="clear" w:color="auto" w:fill="EEF3F8"/>
            <w:tcMar>
              <w:top w:w="120" w:type="dxa"/>
              <w:left w:w="160" w:type="dxa"/>
              <w:bottom w:w="120" w:type="dxa"/>
              <w:right w:w="160" w:type="dxa"/>
            </w:tcMar>
          </w:tcPr>
          <w:p w14:paraId="6F6C8786" w14:textId="77777777" w:rsidR="00D446CA" w:rsidRDefault="00000000">
            <w:pPr>
              <w:spacing w:line="276" w:lineRule="auto"/>
            </w:pPr>
            <w:r>
              <w:rPr>
                <w:b/>
                <w:bCs/>
                <w:color w:val="1F4E79"/>
                <w:sz w:val="21"/>
                <w:szCs w:val="21"/>
              </w:rPr>
              <w:t xml:space="preserve">DECIDE 7.  </w:t>
            </w:r>
            <w:r>
              <w:rPr>
                <w:sz w:val="21"/>
                <w:szCs w:val="21"/>
              </w:rPr>
              <w:t>Add belonging as the organizing motive for Section 3, or leave the mechanisms standing alone?</w:t>
            </w:r>
          </w:p>
        </w:tc>
      </w:tr>
      <w:tr w:rsidR="00D446CA" w14:paraId="37B3D936" w14:textId="77777777">
        <w:tblPrEx>
          <w:tblCellMar>
            <w:top w:w="0" w:type="dxa"/>
            <w:bottom w:w="0" w:type="dxa"/>
          </w:tblCellMar>
        </w:tblPrEx>
        <w:tc>
          <w:tcPr>
            <w:tcW w:w="9360" w:type="dxa"/>
            <w:shd w:val="clear" w:color="auto" w:fill="FFFDF0"/>
            <w:tcMar>
              <w:top w:w="140" w:type="dxa"/>
              <w:left w:w="160" w:type="dxa"/>
              <w:bottom w:w="200" w:type="dxa"/>
              <w:right w:w="160" w:type="dxa"/>
            </w:tcMar>
          </w:tcPr>
          <w:p w14:paraId="340ED2A5" w14:textId="6883ACA6" w:rsidR="00D446CA" w:rsidRDefault="00000000">
            <w:pPr>
              <w:spacing w:line="276" w:lineRule="auto"/>
            </w:pPr>
            <w:r>
              <w:rPr>
                <w:b/>
                <w:bCs/>
                <w:color w:val="8A7A2A"/>
                <w:sz w:val="20"/>
                <w:szCs w:val="20"/>
              </w:rPr>
              <w:t xml:space="preserve">Your call:  </w:t>
            </w:r>
            <w:ins w:id="9" w:author="Jon Oxford" w:date="2026-07-25T13:41:00Z" w16du:dateUtc="2026-07-25T18:41:00Z">
              <w:r w:rsidR="008D04A2">
                <w:rPr>
                  <w:b/>
                  <w:bCs/>
                  <w:color w:val="8A7A2A"/>
                  <w:sz w:val="20"/>
                  <w:szCs w:val="20"/>
                </w:rPr>
                <w:t xml:space="preserve">Add it. </w:t>
              </w:r>
            </w:ins>
          </w:p>
        </w:tc>
      </w:tr>
    </w:tbl>
    <w:p w14:paraId="09A0BB38" w14:textId="77777777" w:rsidR="00D446CA" w:rsidRDefault="00D446CA">
      <w:pPr>
        <w:spacing w:after="140"/>
      </w:pPr>
    </w:p>
    <w:tbl>
      <w:tblPr>
        <w:tblW w:w="9360" w:type="dxa"/>
        <w:tblBorders>
          <w:top w:val="none" w:sz="0" w:space="0" w:color="FFFFFF"/>
          <w:left w:val="single" w:sz="18" w:space="0" w:color="1F4E79"/>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D446CA" w14:paraId="4114858C" w14:textId="77777777">
        <w:tblPrEx>
          <w:tblCellMar>
            <w:top w:w="0" w:type="dxa"/>
            <w:bottom w:w="0" w:type="dxa"/>
          </w:tblCellMar>
        </w:tblPrEx>
        <w:tc>
          <w:tcPr>
            <w:tcW w:w="9360" w:type="dxa"/>
            <w:shd w:val="clear" w:color="auto" w:fill="FAF6F6"/>
            <w:tcMar>
              <w:top w:w="130" w:type="dxa"/>
              <w:left w:w="180" w:type="dxa"/>
              <w:bottom w:w="130" w:type="dxa"/>
              <w:right w:w="160" w:type="dxa"/>
            </w:tcMar>
          </w:tcPr>
          <w:p w14:paraId="763B1B92" w14:textId="77777777" w:rsidR="00D446CA" w:rsidRDefault="00000000">
            <w:pPr>
              <w:spacing w:after="80" w:line="276" w:lineRule="auto"/>
            </w:pPr>
            <w:r>
              <w:rPr>
                <w:b/>
                <w:bCs/>
                <w:color w:val="1F4E79"/>
                <w:sz w:val="21"/>
                <w:szCs w:val="21"/>
              </w:rPr>
              <w:t>If belonging goes in — one hard constraint</w:t>
            </w:r>
          </w:p>
          <w:p w14:paraId="549DB423" w14:textId="77777777" w:rsidR="00D446CA" w:rsidRDefault="00000000">
            <w:pPr>
              <w:spacing w:line="276" w:lineRule="auto"/>
            </w:pPr>
            <w:r>
              <w:rPr>
                <w:sz w:val="20"/>
                <w:szCs w:val="20"/>
              </w:rPr>
              <w:t xml:space="preserve">Social exclusion is a real functional threat and the organism treats it that way. But do </w:t>
            </w:r>
            <w:r>
              <w:rPr>
                <w:b/>
                <w:bCs/>
                <w:sz w:val="20"/>
                <w:szCs w:val="20"/>
              </w:rPr>
              <w:t>not</w:t>
            </w:r>
            <w:r>
              <w:rPr>
                <w:sz w:val="20"/>
                <w:szCs w:val="20"/>
              </w:rPr>
              <w:t xml:space="preserve"> write “the same brain region as physical pain.” The </w:t>
            </w:r>
            <w:proofErr w:type="spellStart"/>
            <w:r>
              <w:rPr>
                <w:sz w:val="20"/>
                <w:szCs w:val="20"/>
              </w:rPr>
              <w:t>Cyberball</w:t>
            </w:r>
            <w:proofErr w:type="spellEnd"/>
            <w:r>
              <w:rPr>
                <w:sz w:val="20"/>
                <w:szCs w:val="20"/>
              </w:rPr>
              <w:t xml:space="preserve"> / dorsal anterior cingulate shared-circuitry claim doesn't hold up; current evidence points to largely distinct systems converging on similar aversive output. Functional convergence, not architecture reuse.</w:t>
            </w:r>
          </w:p>
        </w:tc>
      </w:tr>
    </w:tbl>
    <w:p w14:paraId="4B5415BD" w14:textId="77777777" w:rsidR="00D446CA" w:rsidRDefault="00000000">
      <w:pPr>
        <w:pStyle w:val="Heading2"/>
        <w:spacing w:before="320" w:after="140"/>
      </w:pPr>
      <w:r>
        <w:rPr>
          <w:b/>
          <w:bCs/>
          <w:color w:val="1F4E79"/>
          <w:sz w:val="25"/>
          <w:szCs w:val="25"/>
        </w:rPr>
        <w:t>Section 4 — Helping and Harming</w:t>
      </w:r>
    </w:p>
    <w:p w14:paraId="73D2D13E" w14:textId="77777777" w:rsidR="00D446CA" w:rsidRDefault="00000000">
      <w:pPr>
        <w:spacing w:after="140" w:line="276" w:lineRule="auto"/>
      </w:pPr>
      <w:r>
        <w:rPr>
          <w:b/>
          <w:bCs/>
          <w:color w:val="1F4E79"/>
        </w:rPr>
        <w:t xml:space="preserve">Spine claim:  </w:t>
      </w:r>
      <w:r>
        <w:t xml:space="preserve">the bystander chain is a </w:t>
      </w:r>
      <w:r>
        <w:rPr>
          <w:b/>
          <w:bCs/>
        </w:rPr>
        <w:t>five-step model with five separate failure points</w:t>
      </w:r>
      <w:r>
        <w:t>, and every classic finding attaches to a specific step. This section is already the most story-shaped in the chapter. It needs the least.</w:t>
      </w:r>
    </w:p>
    <w:p w14:paraId="79B232B4" w14:textId="77777777" w:rsidR="00D446CA" w:rsidRDefault="00000000">
      <w:pPr>
        <w:spacing w:after="140" w:line="276" w:lineRule="auto"/>
      </w:pPr>
      <w:r>
        <w:rPr>
          <w:b/>
          <w:bCs/>
          <w:color w:val="1F4E79"/>
        </w:rPr>
        <w:t xml:space="preserve">Lead with:  </w:t>
      </w:r>
      <w:r>
        <w:t>keep the Genovese correction. A famous story that turns out to be wrong is itself a Chapter 2 moment.</w:t>
      </w:r>
    </w:p>
    <w:p w14:paraId="445014E8" w14:textId="77777777" w:rsidR="00D446CA" w:rsidRDefault="00000000">
      <w:pPr>
        <w:spacing w:after="140" w:line="276" w:lineRule="auto"/>
      </w:pPr>
      <w:r>
        <w:rPr>
          <w:b/>
          <w:bCs/>
          <w:color w:val="1F4E79"/>
        </w:rPr>
        <w:lastRenderedPageBreak/>
        <w:t xml:space="preserve">Arc:  </w:t>
      </w:r>
      <w:r>
        <w:t xml:space="preserve">already intact — setup → mechanism → the “you in the blue jacket” payoff. That payoff is </w:t>
      </w:r>
      <w:r>
        <w:rPr>
          <w:i/>
          <w:iCs/>
        </w:rPr>
        <w:t>actionable</w:t>
      </w:r>
      <w:r>
        <w:t>, which is rare and worth protecting.</w:t>
      </w:r>
    </w:p>
    <w:p w14:paraId="4F3EE950" w14:textId="77777777" w:rsidR="00D446CA" w:rsidRDefault="00D446CA">
      <w:pPr>
        <w:spacing w:after="60"/>
      </w:pPr>
    </w:p>
    <w:tbl>
      <w:tblPr>
        <w:tblW w:w="9360" w:type="dxa"/>
        <w:tblBorders>
          <w:top w:val="single" w:sz="6" w:space="0" w:color="B8C6D4"/>
          <w:left w:val="single" w:sz="6" w:space="0" w:color="B8C6D4"/>
          <w:bottom w:val="single" w:sz="6" w:space="0" w:color="B8C6D4"/>
          <w:right w:val="single" w:sz="6" w:space="0" w:color="B8C6D4"/>
          <w:insideH w:val="single" w:sz="6" w:space="0" w:color="B8C6D4"/>
          <w:insideV w:val="none" w:sz="0" w:space="0" w:color="FFFFFF"/>
        </w:tblBorders>
        <w:tblCellMar>
          <w:left w:w="10" w:type="dxa"/>
          <w:right w:w="10" w:type="dxa"/>
        </w:tblCellMar>
        <w:tblLook w:val="0000" w:firstRow="0" w:lastRow="0" w:firstColumn="0" w:lastColumn="0" w:noHBand="0" w:noVBand="0"/>
      </w:tblPr>
      <w:tblGrid>
        <w:gridCol w:w="9360"/>
      </w:tblGrid>
      <w:tr w:rsidR="00D446CA" w14:paraId="133AF1AD" w14:textId="77777777">
        <w:tblPrEx>
          <w:tblCellMar>
            <w:top w:w="0" w:type="dxa"/>
            <w:bottom w:w="0" w:type="dxa"/>
          </w:tblCellMar>
        </w:tblPrEx>
        <w:tc>
          <w:tcPr>
            <w:tcW w:w="9360" w:type="dxa"/>
            <w:shd w:val="clear" w:color="auto" w:fill="EEF3F8"/>
            <w:tcMar>
              <w:top w:w="120" w:type="dxa"/>
              <w:left w:w="160" w:type="dxa"/>
              <w:bottom w:w="120" w:type="dxa"/>
              <w:right w:w="160" w:type="dxa"/>
            </w:tcMar>
          </w:tcPr>
          <w:p w14:paraId="3B898485" w14:textId="77777777" w:rsidR="00D446CA" w:rsidRDefault="00000000">
            <w:pPr>
              <w:spacing w:after="60" w:line="276" w:lineRule="auto"/>
            </w:pPr>
            <w:r>
              <w:rPr>
                <w:b/>
                <w:bCs/>
                <w:color w:val="1F4E79"/>
                <w:sz w:val="21"/>
                <w:szCs w:val="21"/>
              </w:rPr>
              <w:t xml:space="preserve">DECIDE 8.  </w:t>
            </w:r>
            <w:r>
              <w:rPr>
                <w:sz w:val="21"/>
                <w:szCs w:val="21"/>
              </w:rPr>
              <w:t>The helping-levels table plus three explanatory paragraphs is the second-densest catalog in the chapter. Keep all three levels, keep kin selection and reciprocal altruism while compressing empathy–altruism, or something else?</w:t>
            </w:r>
          </w:p>
          <w:p w14:paraId="25ADAFB8" w14:textId="77777777" w:rsidR="00D446CA" w:rsidRDefault="00000000">
            <w:pPr>
              <w:spacing w:line="276" w:lineRule="auto"/>
            </w:pPr>
            <w:r>
              <w:rPr>
                <w:i/>
                <w:iCs/>
                <w:color w:val="5A6B7C"/>
                <w:sz w:val="19"/>
                <w:szCs w:val="19"/>
              </w:rPr>
              <w:t>The spine's own rule is to prune side-content as beyond scope rather than cataloging it.</w:t>
            </w:r>
          </w:p>
        </w:tc>
      </w:tr>
      <w:tr w:rsidR="00D446CA" w14:paraId="1F0D26B9" w14:textId="77777777">
        <w:tblPrEx>
          <w:tblCellMar>
            <w:top w:w="0" w:type="dxa"/>
            <w:bottom w:w="0" w:type="dxa"/>
          </w:tblCellMar>
        </w:tblPrEx>
        <w:tc>
          <w:tcPr>
            <w:tcW w:w="9360" w:type="dxa"/>
            <w:shd w:val="clear" w:color="auto" w:fill="FFFDF0"/>
            <w:tcMar>
              <w:top w:w="140" w:type="dxa"/>
              <w:left w:w="160" w:type="dxa"/>
              <w:bottom w:w="200" w:type="dxa"/>
              <w:right w:w="160" w:type="dxa"/>
            </w:tcMar>
          </w:tcPr>
          <w:p w14:paraId="5756266E" w14:textId="197AFCF7" w:rsidR="00D446CA" w:rsidRDefault="00000000">
            <w:pPr>
              <w:spacing w:line="276" w:lineRule="auto"/>
            </w:pPr>
            <w:r>
              <w:rPr>
                <w:b/>
                <w:bCs/>
                <w:color w:val="8A7A2A"/>
                <w:sz w:val="20"/>
                <w:szCs w:val="20"/>
              </w:rPr>
              <w:t xml:space="preserve">Your call:  </w:t>
            </w:r>
            <w:ins w:id="10" w:author="Jon Oxford" w:date="2026-07-25T13:45:00Z" w16du:dateUtc="2026-07-25T18:45:00Z">
              <w:r w:rsidR="008D04A2">
                <w:rPr>
                  <w:b/>
                  <w:bCs/>
                  <w:color w:val="8A7A2A"/>
                  <w:sz w:val="20"/>
                  <w:szCs w:val="20"/>
                </w:rPr>
                <w:t>Keep kin selection.</w:t>
              </w:r>
            </w:ins>
          </w:p>
        </w:tc>
      </w:tr>
    </w:tbl>
    <w:p w14:paraId="56935C1A" w14:textId="77777777" w:rsidR="00D446CA" w:rsidRDefault="00D446CA">
      <w:pPr>
        <w:spacing w:after="140"/>
      </w:pPr>
    </w:p>
    <w:tbl>
      <w:tblPr>
        <w:tblW w:w="9360" w:type="dxa"/>
        <w:tblBorders>
          <w:top w:val="none" w:sz="0" w:space="0" w:color="FFFFFF"/>
          <w:left w:val="single" w:sz="18" w:space="0" w:color="8B2E2E"/>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D446CA" w14:paraId="2CBDB703" w14:textId="77777777">
        <w:tblPrEx>
          <w:tblCellMar>
            <w:top w:w="0" w:type="dxa"/>
            <w:bottom w:w="0" w:type="dxa"/>
          </w:tblCellMar>
        </w:tblPrEx>
        <w:tc>
          <w:tcPr>
            <w:tcW w:w="9360" w:type="dxa"/>
            <w:shd w:val="clear" w:color="auto" w:fill="FAF6F6"/>
            <w:tcMar>
              <w:top w:w="130" w:type="dxa"/>
              <w:left w:w="180" w:type="dxa"/>
              <w:bottom w:w="130" w:type="dxa"/>
              <w:right w:w="160" w:type="dxa"/>
            </w:tcMar>
          </w:tcPr>
          <w:p w14:paraId="6E412390" w14:textId="77777777" w:rsidR="00D446CA" w:rsidRDefault="00000000">
            <w:pPr>
              <w:spacing w:after="80" w:line="276" w:lineRule="auto"/>
            </w:pPr>
            <w:r>
              <w:rPr>
                <w:b/>
                <w:bCs/>
                <w:color w:val="8B2E2E"/>
                <w:sz w:val="21"/>
                <w:szCs w:val="21"/>
              </w:rPr>
              <w:t>Just-world hypothesis — cut</w:t>
            </w:r>
          </w:p>
          <w:p w14:paraId="53FE4E83" w14:textId="77777777" w:rsidR="00D446CA" w:rsidRDefault="00000000">
            <w:pPr>
              <w:spacing w:after="90" w:line="276" w:lineRule="auto"/>
            </w:pPr>
            <w:r>
              <w:rPr>
                <w:sz w:val="20"/>
                <w:szCs w:val="20"/>
              </w:rPr>
              <w:t>Was seeded here as the stigma mechanism and the bridge to Chapter 13. Not going in, per your call.</w:t>
            </w:r>
          </w:p>
          <w:p w14:paraId="5E16D386" w14:textId="77777777" w:rsidR="00D446CA" w:rsidRDefault="00000000">
            <w:pPr>
              <w:spacing w:line="276" w:lineRule="auto"/>
            </w:pPr>
            <w:r>
              <w:rPr>
                <w:i/>
                <w:iCs/>
                <w:sz w:val="20"/>
                <w:szCs w:val="20"/>
              </w:rPr>
              <w:t>Consequence worth recording: just-world is absent from Chapter 13 as well, so nothing currently carries this mechanism in either chapter the spine connects. That is a Chapter 13 scope decision, not a Chapter 11 one — flagged so it doesn't disappear silently.</w:t>
            </w:r>
          </w:p>
        </w:tc>
      </w:tr>
    </w:tbl>
    <w:p w14:paraId="0522C72F" w14:textId="77777777" w:rsidR="00D446CA" w:rsidRDefault="00000000">
      <w:pPr>
        <w:pStyle w:val="Heading2"/>
        <w:spacing w:before="320" w:after="140"/>
      </w:pPr>
      <w:r>
        <w:rPr>
          <w:b/>
          <w:bCs/>
          <w:color w:val="1F4E79"/>
          <w:sz w:val="25"/>
          <w:szCs w:val="25"/>
        </w:rPr>
        <w:t>Section 5 — Personality Returns</w:t>
      </w:r>
    </w:p>
    <w:p w14:paraId="2240086E" w14:textId="77777777" w:rsidR="00D446CA" w:rsidRDefault="00000000">
      <w:pPr>
        <w:spacing w:after="140" w:line="276" w:lineRule="auto"/>
      </w:pPr>
      <w:r>
        <w:rPr>
          <w:b/>
          <w:bCs/>
          <w:color w:val="1F4E79"/>
        </w:rPr>
        <w:t xml:space="preserve">Spine claim:  </w:t>
      </w:r>
      <w:r>
        <w:rPr>
          <w:b/>
          <w:bCs/>
        </w:rPr>
        <w:t>traits are probabilistic summaries; behavior is person × situation.</w:t>
      </w:r>
      <w:r>
        <w:t xml:space="preserve"> The climate-and-weather analogy is yours, it's excellent, and the audit flags it as must-preserve. Everything here should hang off it.</w:t>
      </w:r>
    </w:p>
    <w:p w14:paraId="0D9019D6" w14:textId="77777777" w:rsidR="00D446CA" w:rsidRDefault="00000000">
      <w:pPr>
        <w:spacing w:after="140" w:line="276" w:lineRule="auto"/>
      </w:pPr>
      <w:r>
        <w:rPr>
          <w:b/>
          <w:bCs/>
          <w:color w:val="1F4E79"/>
        </w:rPr>
        <w:t xml:space="preserve">Arc:  </w:t>
      </w:r>
      <w:r>
        <w:t>setup (the chapter spent four sections arguing situations matter) → tension (so are traits fake?) → payoff (</w:t>
      </w:r>
      <w:r>
        <w:rPr>
          <w:b/>
          <w:bCs/>
        </w:rPr>
        <w:t>no — you were sampling wrong, the same way you sampled the driver wrong in Section 1</w:t>
      </w:r>
      <w:r>
        <w:t>).</w:t>
      </w:r>
    </w:p>
    <w:p w14:paraId="6C3BF138" w14:textId="77777777" w:rsidR="00D446CA" w:rsidRDefault="00000000">
      <w:pPr>
        <w:spacing w:after="140" w:line="276" w:lineRule="auto"/>
      </w:pPr>
      <w:r>
        <w:rPr>
          <w:b/>
          <w:bCs/>
          <w:color w:val="1F4E79"/>
        </w:rPr>
        <w:t xml:space="preserve">Payoff line seed:  </w:t>
      </w:r>
      <w:r>
        <w:rPr>
          <w:i/>
          <w:iCs/>
        </w:rPr>
        <w:t>Mischel didn't show that personality is imaginary. He showed that one observation is one day of weather, and everyone had been reporting it as climate.</w:t>
      </w:r>
    </w:p>
    <w:p w14:paraId="52A1E050" w14:textId="77777777" w:rsidR="00D446CA" w:rsidRDefault="00000000">
      <w:pPr>
        <w:spacing w:after="140" w:line="276" w:lineRule="auto"/>
      </w:pPr>
      <w:r>
        <w:rPr>
          <w:b/>
          <w:bCs/>
          <w:color w:val="1F4E79"/>
        </w:rPr>
        <w:t xml:space="preserve">Structural move:  </w:t>
      </w:r>
      <w:r>
        <w:t xml:space="preserve">this is where the Section 1 plant pays off. Currently Section 5 resolves the person–situation debate without ever noting that the reader personally committed the error back in Section 1. Closing that loop is what turns the chapter's circular structure — which the audit already calls its strongest organizational move — into something the student can </w:t>
      </w:r>
      <w:r>
        <w:rPr>
          <w:i/>
          <w:iCs/>
        </w:rPr>
        <w:t>feel</w:t>
      </w:r>
      <w:r>
        <w:t xml:space="preserve"> rather than just follow.</w:t>
      </w:r>
    </w:p>
    <w:p w14:paraId="2727375A" w14:textId="77777777" w:rsidR="00D446CA" w:rsidRDefault="00D446CA">
      <w:pPr>
        <w:spacing w:after="60"/>
      </w:pPr>
    </w:p>
    <w:tbl>
      <w:tblPr>
        <w:tblW w:w="9360" w:type="dxa"/>
        <w:tblBorders>
          <w:top w:val="single" w:sz="6" w:space="0" w:color="B8C6D4"/>
          <w:left w:val="single" w:sz="6" w:space="0" w:color="B8C6D4"/>
          <w:bottom w:val="single" w:sz="6" w:space="0" w:color="B8C6D4"/>
          <w:right w:val="single" w:sz="6" w:space="0" w:color="B8C6D4"/>
          <w:insideH w:val="single" w:sz="6" w:space="0" w:color="B8C6D4"/>
          <w:insideV w:val="none" w:sz="0" w:space="0" w:color="FFFFFF"/>
        </w:tblBorders>
        <w:tblCellMar>
          <w:left w:w="10" w:type="dxa"/>
          <w:right w:w="10" w:type="dxa"/>
        </w:tblCellMar>
        <w:tblLook w:val="0000" w:firstRow="0" w:lastRow="0" w:firstColumn="0" w:lastColumn="0" w:noHBand="0" w:noVBand="0"/>
      </w:tblPr>
      <w:tblGrid>
        <w:gridCol w:w="9360"/>
      </w:tblGrid>
      <w:tr w:rsidR="00D446CA" w14:paraId="6504A754" w14:textId="77777777">
        <w:tblPrEx>
          <w:tblCellMar>
            <w:top w:w="0" w:type="dxa"/>
            <w:bottom w:w="0" w:type="dxa"/>
          </w:tblCellMar>
        </w:tblPrEx>
        <w:tc>
          <w:tcPr>
            <w:tcW w:w="9360" w:type="dxa"/>
            <w:shd w:val="clear" w:color="auto" w:fill="EEF3F8"/>
            <w:tcMar>
              <w:top w:w="120" w:type="dxa"/>
              <w:left w:w="160" w:type="dxa"/>
              <w:bottom w:w="120" w:type="dxa"/>
              <w:right w:w="160" w:type="dxa"/>
            </w:tcMar>
          </w:tcPr>
          <w:p w14:paraId="26834CD1" w14:textId="77777777" w:rsidR="00D446CA" w:rsidRDefault="00000000">
            <w:pPr>
              <w:spacing w:after="60" w:line="276" w:lineRule="auto"/>
            </w:pPr>
            <w:r>
              <w:rPr>
                <w:b/>
                <w:bCs/>
                <w:color w:val="1F4E79"/>
                <w:sz w:val="21"/>
                <w:szCs w:val="21"/>
              </w:rPr>
              <w:t xml:space="preserve">DECIDE 9.  </w:t>
            </w:r>
            <w:r>
              <w:rPr>
                <w:sz w:val="21"/>
                <w:szCs w:val="21"/>
              </w:rPr>
              <w:t>“Four Traditions, One Problem” is a history table and the most cuttable block against the word budget. Keep the table as-is, compress to two sentences of prose, or cut Freud and Rogers to a single paragraph?</w:t>
            </w:r>
          </w:p>
          <w:p w14:paraId="1626AE97" w14:textId="77777777" w:rsidR="00D446CA" w:rsidRDefault="00000000">
            <w:pPr>
              <w:spacing w:line="276" w:lineRule="auto"/>
            </w:pPr>
            <w:r>
              <w:rPr>
                <w:i/>
                <w:iCs/>
                <w:color w:val="5A6B7C"/>
                <w:sz w:val="19"/>
                <w:szCs w:val="19"/>
              </w:rPr>
              <w:t>Psychoanalytic and humanistic content is also a candidate under the “mirror how you actually teach” rule.</w:t>
            </w:r>
          </w:p>
        </w:tc>
      </w:tr>
      <w:tr w:rsidR="00D446CA" w14:paraId="1362FE4D" w14:textId="77777777">
        <w:tblPrEx>
          <w:tblCellMar>
            <w:top w:w="0" w:type="dxa"/>
            <w:bottom w:w="0" w:type="dxa"/>
          </w:tblCellMar>
        </w:tblPrEx>
        <w:tc>
          <w:tcPr>
            <w:tcW w:w="9360" w:type="dxa"/>
            <w:shd w:val="clear" w:color="auto" w:fill="FFFDF0"/>
            <w:tcMar>
              <w:top w:w="140" w:type="dxa"/>
              <w:left w:w="160" w:type="dxa"/>
              <w:bottom w:w="200" w:type="dxa"/>
              <w:right w:w="160" w:type="dxa"/>
            </w:tcMar>
          </w:tcPr>
          <w:p w14:paraId="7E941E80" w14:textId="19604594" w:rsidR="00D446CA" w:rsidRDefault="00000000">
            <w:pPr>
              <w:spacing w:line="276" w:lineRule="auto"/>
            </w:pPr>
            <w:r>
              <w:rPr>
                <w:b/>
                <w:bCs/>
                <w:color w:val="8A7A2A"/>
                <w:sz w:val="20"/>
                <w:szCs w:val="20"/>
              </w:rPr>
              <w:t xml:space="preserve">Your call:  </w:t>
            </w:r>
            <w:ins w:id="11" w:author="Jon Oxford" w:date="2026-07-25T13:51:00Z" w16du:dateUtc="2026-07-25T18:51:00Z">
              <w:r w:rsidR="00B51404">
                <w:rPr>
                  <w:b/>
                  <w:bCs/>
                  <w:color w:val="8A7A2A"/>
                  <w:sz w:val="20"/>
                  <w:szCs w:val="20"/>
                </w:rPr>
                <w:t xml:space="preserve">It can go. </w:t>
              </w:r>
            </w:ins>
          </w:p>
        </w:tc>
      </w:tr>
    </w:tbl>
    <w:p w14:paraId="57C295BB" w14:textId="77777777" w:rsidR="00D446CA" w:rsidRDefault="00D446CA">
      <w:pPr>
        <w:spacing w:after="140"/>
      </w:pPr>
    </w:p>
    <w:tbl>
      <w:tblPr>
        <w:tblW w:w="9360" w:type="dxa"/>
        <w:tblBorders>
          <w:top w:val="none" w:sz="0" w:space="0" w:color="FFFFFF"/>
          <w:left w:val="single" w:sz="18" w:space="0" w:color="8B2E2E"/>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D446CA" w14:paraId="0199DFA5" w14:textId="77777777">
        <w:tblPrEx>
          <w:tblCellMar>
            <w:top w:w="0" w:type="dxa"/>
            <w:bottom w:w="0" w:type="dxa"/>
          </w:tblCellMar>
        </w:tblPrEx>
        <w:tc>
          <w:tcPr>
            <w:tcW w:w="9360" w:type="dxa"/>
            <w:shd w:val="clear" w:color="auto" w:fill="FAF6F6"/>
            <w:tcMar>
              <w:top w:w="130" w:type="dxa"/>
              <w:left w:w="180" w:type="dxa"/>
              <w:bottom w:w="130" w:type="dxa"/>
              <w:right w:w="160" w:type="dxa"/>
            </w:tcMar>
          </w:tcPr>
          <w:p w14:paraId="5EF704E4" w14:textId="77777777" w:rsidR="00D446CA" w:rsidRDefault="00000000">
            <w:pPr>
              <w:spacing w:after="80" w:line="276" w:lineRule="auto"/>
            </w:pPr>
            <w:r>
              <w:rPr>
                <w:b/>
                <w:bCs/>
                <w:color w:val="8B2E2E"/>
                <w:sz w:val="21"/>
                <w:szCs w:val="21"/>
              </w:rPr>
              <w:lastRenderedPageBreak/>
              <w:t>Attachment thread — cut</w:t>
            </w:r>
          </w:p>
          <w:p w14:paraId="4583967D" w14:textId="77777777" w:rsidR="00D446CA" w:rsidRDefault="00000000">
            <w:pPr>
              <w:spacing w:after="90" w:line="276" w:lineRule="auto"/>
            </w:pPr>
            <w:r>
              <w:rPr>
                <w:sz w:val="20"/>
                <w:szCs w:val="20"/>
              </w:rPr>
              <w:t xml:space="preserve">Was seeded because the spine §8 and foundations §22 both name attachment as the developmental prototype for social prediction. On review the case is weak </w:t>
            </w:r>
            <w:r>
              <w:rPr>
                <w:i/>
                <w:iCs/>
                <w:sz w:val="20"/>
                <w:szCs w:val="20"/>
              </w:rPr>
              <w:t>for this chapter</w:t>
            </w:r>
            <w:r>
              <w:rPr>
                <w:sz w:val="20"/>
                <w:szCs w:val="20"/>
              </w:rPr>
              <w:t>: the payoff is framework coherence, not student comprehension. Nothing in Chapter 11 becomes easier to understand by knowing where belonging came from, and Chapter 10 already carries the material.</w:t>
            </w:r>
          </w:p>
          <w:p w14:paraId="64311652" w14:textId="77777777" w:rsidR="00D446CA" w:rsidRDefault="00000000">
            <w:pPr>
              <w:spacing w:after="90" w:line="276" w:lineRule="auto"/>
            </w:pPr>
            <w:r>
              <w:rPr>
                <w:sz w:val="20"/>
                <w:szCs w:val="20"/>
              </w:rPr>
              <w:t>The evidentiary constraint reinforces the cut — §22 requires teaching it as a template that later relationships revise, never a fixed program, and without the secure/avoidant/anxious labels. It would arrive pre-hedged, which is the register this chapter needs less of.</w:t>
            </w:r>
          </w:p>
          <w:p w14:paraId="4A322A9F" w14:textId="77777777" w:rsidR="00D446CA" w:rsidRDefault="00000000">
            <w:pPr>
              <w:spacing w:line="276" w:lineRule="auto"/>
            </w:pPr>
            <w:r>
              <w:rPr>
                <w:i/>
                <w:iCs/>
                <w:sz w:val="20"/>
                <w:szCs w:val="20"/>
              </w:rPr>
              <w:t>What's lost: belonging arrives in Section 3 without an ontogeny. Acceptable — belonging can be taught as a live stake without teaching where it developed.</w:t>
            </w:r>
          </w:p>
        </w:tc>
      </w:tr>
    </w:tbl>
    <w:p w14:paraId="0725742B" w14:textId="77777777" w:rsidR="00D446CA" w:rsidRDefault="00000000">
      <w:pPr>
        <w:pStyle w:val="Heading2"/>
        <w:spacing w:before="320" w:after="140"/>
      </w:pPr>
      <w:r>
        <w:rPr>
          <w:b/>
          <w:bCs/>
          <w:color w:val="1F4E79"/>
          <w:sz w:val="25"/>
          <w:szCs w:val="25"/>
        </w:rPr>
        <w:t>AI Connection</w:t>
      </w:r>
    </w:p>
    <w:p w14:paraId="42E64414" w14:textId="77777777" w:rsidR="00D446CA" w:rsidRDefault="00000000">
      <w:pPr>
        <w:spacing w:after="140" w:line="276" w:lineRule="auto"/>
      </w:pPr>
      <w:r>
        <w:rPr>
          <w:b/>
          <w:bCs/>
          <w:color w:val="1F4E79"/>
        </w:rPr>
        <w:t xml:space="preserve">Spine claim:  </w:t>
      </w:r>
      <w:r>
        <w:t>fluent output is a compressed pattern, and a compressed pattern is not the model-building it was compressed from.</w:t>
      </w:r>
    </w:p>
    <w:p w14:paraId="16CE89EC" w14:textId="77777777" w:rsidR="00D446CA" w:rsidRDefault="00000000">
      <w:pPr>
        <w:spacing w:after="140" w:line="276" w:lineRule="auto"/>
      </w:pPr>
      <w:r>
        <w:t>The post-repair text is careful and the audit's construct-conflation complaints are addressed. The beliefs-versus-feelings distinction (below) explains why “I know it's a machine” doesn't stop the social response: the belief updated, the conditioned reaction didn't.</w:t>
      </w:r>
    </w:p>
    <w:p w14:paraId="0C8DEC05" w14:textId="77777777" w:rsidR="00D446CA" w:rsidRDefault="00000000">
      <w:pPr>
        <w:pStyle w:val="Heading3"/>
        <w:spacing w:before="240" w:after="100"/>
      </w:pPr>
      <w:r>
        <w:rPr>
          <w:b/>
          <w:bCs/>
          <w:color w:val="333333"/>
          <w:sz w:val="22"/>
          <w:szCs w:val="22"/>
        </w:rPr>
        <w:t>A better payoff is available</w:t>
      </w:r>
    </w:p>
    <w:p w14:paraId="3BA421A8" w14:textId="77777777" w:rsidR="00D446CA" w:rsidRDefault="00000000">
      <w:pPr>
        <w:spacing w:after="140" w:line="276" w:lineRule="auto"/>
      </w:pPr>
      <w:r>
        <w:t xml:space="preserve">Foundations §22 argues the current “Theory of Mind is the precise breakdown point” framing is too narrow. Asch isn't mainly about modeling one confederate's private belief — there's no individual mental content to track when everyone says the same thing. It's about modeling your own position in a group's collective evaluation. The sharper claim is </w:t>
      </w:r>
      <w:r>
        <w:rPr>
          <w:b/>
          <w:bCs/>
        </w:rPr>
        <w:t>not “AI has no Theory of Mind” but “AI has no stakes”</w:t>
      </w:r>
      <w:r>
        <w:t>: no belonging drive, no reputation to protect, nothing to lose by contradicting a group.</w:t>
      </w:r>
    </w:p>
    <w:p w14:paraId="22ABF975" w14:textId="77777777" w:rsidR="00D446CA" w:rsidRDefault="00000000">
      <w:pPr>
        <w:spacing w:after="140" w:line="276" w:lineRule="auto"/>
      </w:pPr>
      <w:r>
        <w:rPr>
          <w:b/>
          <w:bCs/>
        </w:rPr>
        <w:t>Payoff line seed:</w:t>
      </w:r>
      <w:r>
        <w:t xml:space="preserve"> </w:t>
      </w:r>
      <w:r>
        <w:rPr>
          <w:i/>
          <w:iCs/>
        </w:rPr>
        <w:t>A model can produce every word a person under social pressure would produce, and be under no pressure at all. It has nothing to lose by disagreeing with you.</w:t>
      </w:r>
    </w:p>
    <w:p w14:paraId="3A8DC5A9" w14:textId="77777777" w:rsidR="00D446CA" w:rsidRDefault="00000000">
      <w:pPr>
        <w:spacing w:after="140" w:line="276" w:lineRule="auto"/>
      </w:pPr>
      <w:r>
        <w:t>This also ties the AI section back to the belonging thread in Section 3, which would give the block a reason to sit where it does instead of interrupting.</w:t>
      </w:r>
    </w:p>
    <w:p w14:paraId="6BE4BB29" w14:textId="77777777" w:rsidR="00D446CA" w:rsidRDefault="00D446CA">
      <w:pPr>
        <w:spacing w:after="60"/>
      </w:pPr>
    </w:p>
    <w:tbl>
      <w:tblPr>
        <w:tblW w:w="9360" w:type="dxa"/>
        <w:tblBorders>
          <w:top w:val="single" w:sz="6" w:space="0" w:color="B8C6D4"/>
          <w:left w:val="single" w:sz="6" w:space="0" w:color="B8C6D4"/>
          <w:bottom w:val="single" w:sz="6" w:space="0" w:color="B8C6D4"/>
          <w:right w:val="single" w:sz="6" w:space="0" w:color="B8C6D4"/>
          <w:insideH w:val="single" w:sz="6" w:space="0" w:color="B8C6D4"/>
          <w:insideV w:val="none" w:sz="0" w:space="0" w:color="FFFFFF"/>
        </w:tblBorders>
        <w:tblCellMar>
          <w:left w:w="10" w:type="dxa"/>
          <w:right w:w="10" w:type="dxa"/>
        </w:tblCellMar>
        <w:tblLook w:val="0000" w:firstRow="0" w:lastRow="0" w:firstColumn="0" w:lastColumn="0" w:noHBand="0" w:noVBand="0"/>
      </w:tblPr>
      <w:tblGrid>
        <w:gridCol w:w="9360"/>
      </w:tblGrid>
      <w:tr w:rsidR="00D446CA" w14:paraId="5E5D408A" w14:textId="77777777">
        <w:tblPrEx>
          <w:tblCellMar>
            <w:top w:w="0" w:type="dxa"/>
            <w:bottom w:w="0" w:type="dxa"/>
          </w:tblCellMar>
        </w:tblPrEx>
        <w:tc>
          <w:tcPr>
            <w:tcW w:w="9360" w:type="dxa"/>
            <w:shd w:val="clear" w:color="auto" w:fill="EEF3F8"/>
            <w:tcMar>
              <w:top w:w="120" w:type="dxa"/>
              <w:left w:w="160" w:type="dxa"/>
              <w:bottom w:w="120" w:type="dxa"/>
              <w:right w:w="160" w:type="dxa"/>
            </w:tcMar>
          </w:tcPr>
          <w:p w14:paraId="40ECFAC5" w14:textId="77777777" w:rsidR="00D446CA" w:rsidRDefault="00000000">
            <w:pPr>
              <w:spacing w:line="276" w:lineRule="auto"/>
            </w:pPr>
            <w:r>
              <w:rPr>
                <w:b/>
                <w:bCs/>
                <w:color w:val="1F4E79"/>
                <w:sz w:val="21"/>
                <w:szCs w:val="21"/>
              </w:rPr>
              <w:t xml:space="preserve">DECIDE 10.  </w:t>
            </w:r>
            <w:r>
              <w:rPr>
                <w:sz w:val="21"/>
                <w:szCs w:val="21"/>
              </w:rPr>
              <w:t>Adopt the “no stakes” framing, or keep the Theory of Mind framing?</w:t>
            </w:r>
          </w:p>
        </w:tc>
      </w:tr>
      <w:tr w:rsidR="00D446CA" w14:paraId="22A1AD72" w14:textId="77777777">
        <w:tblPrEx>
          <w:tblCellMar>
            <w:top w:w="0" w:type="dxa"/>
            <w:bottom w:w="0" w:type="dxa"/>
          </w:tblCellMar>
        </w:tblPrEx>
        <w:tc>
          <w:tcPr>
            <w:tcW w:w="9360" w:type="dxa"/>
            <w:shd w:val="clear" w:color="auto" w:fill="FFFDF0"/>
            <w:tcMar>
              <w:top w:w="140" w:type="dxa"/>
              <w:left w:w="160" w:type="dxa"/>
              <w:bottom w:w="200" w:type="dxa"/>
              <w:right w:w="160" w:type="dxa"/>
            </w:tcMar>
          </w:tcPr>
          <w:p w14:paraId="3A81DA54" w14:textId="22E49F43" w:rsidR="00D446CA" w:rsidRDefault="00000000">
            <w:pPr>
              <w:spacing w:line="276" w:lineRule="auto"/>
            </w:pPr>
            <w:r>
              <w:rPr>
                <w:b/>
                <w:bCs/>
                <w:color w:val="8A7A2A"/>
                <w:sz w:val="20"/>
                <w:szCs w:val="20"/>
              </w:rPr>
              <w:t xml:space="preserve">Your call:  </w:t>
            </w:r>
            <w:ins w:id="12" w:author="Jon Oxford" w:date="2026-07-25T13:52:00Z" w16du:dateUtc="2026-07-25T18:52:00Z">
              <w:r w:rsidR="00B51404">
                <w:rPr>
                  <w:b/>
                  <w:bCs/>
                  <w:color w:val="8A7A2A"/>
                  <w:sz w:val="20"/>
                  <w:szCs w:val="20"/>
                </w:rPr>
                <w:t>I like no stakes.</w:t>
              </w:r>
            </w:ins>
          </w:p>
        </w:tc>
      </w:tr>
    </w:tbl>
    <w:p w14:paraId="2F87BB97" w14:textId="77777777" w:rsidR="00D446CA" w:rsidRDefault="00D446CA">
      <w:pPr>
        <w:spacing w:after="140"/>
      </w:pPr>
    </w:p>
    <w:tbl>
      <w:tblPr>
        <w:tblW w:w="9360" w:type="dxa"/>
        <w:tblBorders>
          <w:top w:val="single" w:sz="6" w:space="0" w:color="B8C6D4"/>
          <w:left w:val="single" w:sz="6" w:space="0" w:color="B8C6D4"/>
          <w:bottom w:val="single" w:sz="6" w:space="0" w:color="B8C6D4"/>
          <w:right w:val="single" w:sz="6" w:space="0" w:color="B8C6D4"/>
          <w:insideH w:val="single" w:sz="6" w:space="0" w:color="B8C6D4"/>
          <w:insideV w:val="none" w:sz="0" w:space="0" w:color="FFFFFF"/>
        </w:tblBorders>
        <w:tblCellMar>
          <w:left w:w="10" w:type="dxa"/>
          <w:right w:w="10" w:type="dxa"/>
        </w:tblCellMar>
        <w:tblLook w:val="0000" w:firstRow="0" w:lastRow="0" w:firstColumn="0" w:lastColumn="0" w:noHBand="0" w:noVBand="0"/>
      </w:tblPr>
      <w:tblGrid>
        <w:gridCol w:w="9360"/>
      </w:tblGrid>
      <w:tr w:rsidR="00D446CA" w14:paraId="474BDD63" w14:textId="77777777">
        <w:tblPrEx>
          <w:tblCellMar>
            <w:top w:w="0" w:type="dxa"/>
            <w:bottom w:w="0" w:type="dxa"/>
          </w:tblCellMar>
        </w:tblPrEx>
        <w:tc>
          <w:tcPr>
            <w:tcW w:w="9360" w:type="dxa"/>
            <w:shd w:val="clear" w:color="auto" w:fill="EEF3F8"/>
            <w:tcMar>
              <w:top w:w="120" w:type="dxa"/>
              <w:left w:w="160" w:type="dxa"/>
              <w:bottom w:w="120" w:type="dxa"/>
              <w:right w:w="160" w:type="dxa"/>
            </w:tcMar>
          </w:tcPr>
          <w:p w14:paraId="05346D25" w14:textId="77777777" w:rsidR="00D446CA" w:rsidRDefault="00000000">
            <w:pPr>
              <w:spacing w:line="276" w:lineRule="auto"/>
            </w:pPr>
            <w:r>
              <w:rPr>
                <w:b/>
                <w:bCs/>
                <w:color w:val="1F4E79"/>
                <w:sz w:val="21"/>
                <w:szCs w:val="21"/>
              </w:rPr>
              <w:t xml:space="preserve">DECIDE 11.  </w:t>
            </w:r>
            <w:r>
              <w:rPr>
                <w:sz w:val="21"/>
                <w:szCs w:val="21"/>
              </w:rPr>
              <w:t>The audit flags the AI block as a trim target ahead of hooks and payoffs, since it interrupts the narrative between Section 5's resolution and the summary. Trim, relocate before Section 5, or leave?</w:t>
            </w:r>
          </w:p>
        </w:tc>
      </w:tr>
      <w:tr w:rsidR="00D446CA" w14:paraId="7032C567" w14:textId="77777777">
        <w:tblPrEx>
          <w:tblCellMar>
            <w:top w:w="0" w:type="dxa"/>
            <w:bottom w:w="0" w:type="dxa"/>
          </w:tblCellMar>
        </w:tblPrEx>
        <w:tc>
          <w:tcPr>
            <w:tcW w:w="9360" w:type="dxa"/>
            <w:shd w:val="clear" w:color="auto" w:fill="FFFDF0"/>
            <w:tcMar>
              <w:top w:w="140" w:type="dxa"/>
              <w:left w:w="160" w:type="dxa"/>
              <w:bottom w:w="200" w:type="dxa"/>
              <w:right w:w="160" w:type="dxa"/>
            </w:tcMar>
          </w:tcPr>
          <w:p w14:paraId="4478FA9A" w14:textId="051A360F" w:rsidR="00D446CA" w:rsidRDefault="00000000">
            <w:pPr>
              <w:spacing w:line="276" w:lineRule="auto"/>
            </w:pPr>
            <w:r>
              <w:rPr>
                <w:b/>
                <w:bCs/>
                <w:color w:val="8A7A2A"/>
                <w:sz w:val="20"/>
                <w:szCs w:val="20"/>
              </w:rPr>
              <w:lastRenderedPageBreak/>
              <w:t xml:space="preserve">Your call:  </w:t>
            </w:r>
            <w:ins w:id="13" w:author="Jon Oxford" w:date="2026-07-25T13:53:00Z" w16du:dateUtc="2026-07-25T18:53:00Z">
              <w:r w:rsidR="00B51404">
                <w:rPr>
                  <w:b/>
                  <w:bCs/>
                  <w:color w:val="8A7A2A"/>
                  <w:sz w:val="20"/>
                  <w:szCs w:val="20"/>
                </w:rPr>
                <w:t>Where could it relocate?</w:t>
              </w:r>
            </w:ins>
          </w:p>
        </w:tc>
      </w:tr>
    </w:tbl>
    <w:p w14:paraId="66CBE9FD" w14:textId="77777777" w:rsidR="00D446CA" w:rsidRDefault="00D446CA">
      <w:pPr>
        <w:spacing w:after="160"/>
      </w:pPr>
    </w:p>
    <w:p w14:paraId="37DC8C91" w14:textId="77777777" w:rsidR="00D446CA" w:rsidRDefault="00000000">
      <w:pPr>
        <w:pStyle w:val="Heading1"/>
        <w:pBdr>
          <w:bottom w:val="single" w:sz="8" w:space="6" w:color="B8C6D4"/>
        </w:pBdr>
        <w:spacing w:before="400" w:after="180"/>
      </w:pPr>
      <w:r>
        <w:rPr>
          <w:b/>
          <w:bCs/>
          <w:color w:val="1F4E79"/>
          <w:sz w:val="30"/>
          <w:szCs w:val="30"/>
        </w:rPr>
        <w:t>Cross-cutting thread with no home yet</w:t>
      </w:r>
    </w:p>
    <w:p w14:paraId="2309619B" w14:textId="77777777" w:rsidR="00D446CA" w:rsidRDefault="00000000">
      <w:pPr>
        <w:spacing w:after="140" w:line="276" w:lineRule="auto"/>
      </w:pPr>
      <w:r>
        <w:rPr>
          <w:b/>
          <w:bCs/>
        </w:rPr>
        <w:t>Beliefs as transmitted, feelings as conditioned.</w:t>
      </w:r>
      <w:r>
        <w:t xml:space="preserve"> The spine treats this as a Chapter 11 note, and it's the most portable idea in the whole set. Beliefs arrive through instruction, narrative, family, and culture. Feelings are built by personal associative history. They update through different routes — argument and evidence move beliefs; repeated experience moves feelings. It explains attitude change, why prejudice survives disproof, why the snake still feels dangerous, and why AI fluency works on you anyway.</w:t>
      </w:r>
    </w:p>
    <w:p w14:paraId="39F2435D" w14:textId="77777777" w:rsidR="00D446CA" w:rsidRDefault="00000000">
      <w:pPr>
        <w:spacing w:after="140" w:line="276" w:lineRule="auto"/>
      </w:pPr>
      <w:r>
        <w:rPr>
          <w:b/>
          <w:bCs/>
        </w:rPr>
        <w:t>Source amnesia</w:t>
      </w:r>
      <w:r>
        <w:t xml:space="preserve"> is its companion mechanism: repetition converts a transmitted belief into a felt truth, because the </w:t>
      </w:r>
      <w:r>
        <w:rPr>
          <w:i/>
          <w:iCs/>
        </w:rPr>
        <w:t>why</w:t>
      </w:r>
      <w:r>
        <w:t xml:space="preserve"> drops out and only the familiarity remains. Both are absent from the chapter.</w:t>
      </w:r>
    </w:p>
    <w:p w14:paraId="1E0F0846" w14:textId="77777777" w:rsidR="00D446CA" w:rsidRDefault="00000000">
      <w:pPr>
        <w:spacing w:after="140" w:line="276" w:lineRule="auto"/>
      </w:pPr>
      <w:r>
        <w:t xml:space="preserve">Candidate homes: Section 1 after the ELM, as the thing that determines </w:t>
      </w:r>
      <w:r>
        <w:rPr>
          <w:i/>
          <w:iCs/>
        </w:rPr>
        <w:t>which route can even work</w:t>
      </w:r>
      <w:r>
        <w:t xml:space="preserve"> — or Section 3 with prejudice.</w:t>
      </w:r>
    </w:p>
    <w:p w14:paraId="41BD35D4" w14:textId="77777777" w:rsidR="00D446CA" w:rsidRDefault="00D446CA">
      <w:pPr>
        <w:spacing w:after="60"/>
      </w:pPr>
    </w:p>
    <w:tbl>
      <w:tblPr>
        <w:tblW w:w="9360" w:type="dxa"/>
        <w:tblBorders>
          <w:top w:val="single" w:sz="6" w:space="0" w:color="B8C6D4"/>
          <w:left w:val="single" w:sz="6" w:space="0" w:color="B8C6D4"/>
          <w:bottom w:val="single" w:sz="6" w:space="0" w:color="B8C6D4"/>
          <w:right w:val="single" w:sz="6" w:space="0" w:color="B8C6D4"/>
          <w:insideH w:val="single" w:sz="6" w:space="0" w:color="B8C6D4"/>
          <w:insideV w:val="none" w:sz="0" w:space="0" w:color="FFFFFF"/>
        </w:tblBorders>
        <w:tblCellMar>
          <w:left w:w="10" w:type="dxa"/>
          <w:right w:w="10" w:type="dxa"/>
        </w:tblCellMar>
        <w:tblLook w:val="0000" w:firstRow="0" w:lastRow="0" w:firstColumn="0" w:lastColumn="0" w:noHBand="0" w:noVBand="0"/>
      </w:tblPr>
      <w:tblGrid>
        <w:gridCol w:w="9360"/>
      </w:tblGrid>
      <w:tr w:rsidR="00D446CA" w14:paraId="71F40CD3" w14:textId="77777777">
        <w:tblPrEx>
          <w:tblCellMar>
            <w:top w:w="0" w:type="dxa"/>
            <w:bottom w:w="0" w:type="dxa"/>
          </w:tblCellMar>
        </w:tblPrEx>
        <w:tc>
          <w:tcPr>
            <w:tcW w:w="9360" w:type="dxa"/>
            <w:shd w:val="clear" w:color="auto" w:fill="EEF3F8"/>
            <w:tcMar>
              <w:top w:w="120" w:type="dxa"/>
              <w:left w:w="160" w:type="dxa"/>
              <w:bottom w:w="120" w:type="dxa"/>
              <w:right w:w="160" w:type="dxa"/>
            </w:tcMar>
          </w:tcPr>
          <w:p w14:paraId="12C6DC09" w14:textId="77777777" w:rsidR="00D446CA" w:rsidRDefault="00000000">
            <w:pPr>
              <w:spacing w:line="276" w:lineRule="auto"/>
            </w:pPr>
            <w:r>
              <w:rPr>
                <w:b/>
                <w:bCs/>
                <w:color w:val="1F4E79"/>
                <w:sz w:val="21"/>
                <w:szCs w:val="21"/>
              </w:rPr>
              <w:t xml:space="preserve">DECIDE 12.  </w:t>
            </w:r>
            <w:r>
              <w:rPr>
                <w:sz w:val="21"/>
                <w:szCs w:val="21"/>
              </w:rPr>
              <w:t>Where does beliefs-versus-feelings live — Section 1, Section 3, split across both, or skip?</w:t>
            </w:r>
          </w:p>
        </w:tc>
      </w:tr>
      <w:tr w:rsidR="00D446CA" w14:paraId="303FB8B0" w14:textId="77777777">
        <w:tblPrEx>
          <w:tblCellMar>
            <w:top w:w="0" w:type="dxa"/>
            <w:bottom w:w="0" w:type="dxa"/>
          </w:tblCellMar>
        </w:tblPrEx>
        <w:tc>
          <w:tcPr>
            <w:tcW w:w="9360" w:type="dxa"/>
            <w:shd w:val="clear" w:color="auto" w:fill="FFFDF0"/>
            <w:tcMar>
              <w:top w:w="140" w:type="dxa"/>
              <w:left w:w="160" w:type="dxa"/>
              <w:bottom w:w="200" w:type="dxa"/>
              <w:right w:w="160" w:type="dxa"/>
            </w:tcMar>
          </w:tcPr>
          <w:p w14:paraId="3A9CE666" w14:textId="7F21C745" w:rsidR="00D446CA" w:rsidRDefault="00000000">
            <w:pPr>
              <w:spacing w:line="276" w:lineRule="auto"/>
            </w:pPr>
            <w:r>
              <w:rPr>
                <w:b/>
                <w:bCs/>
                <w:color w:val="8A7A2A"/>
                <w:sz w:val="20"/>
                <w:szCs w:val="20"/>
              </w:rPr>
              <w:t xml:space="preserve">Your call:  </w:t>
            </w:r>
            <w:ins w:id="14" w:author="Jon Oxford" w:date="2026-07-25T13:55:00Z" w16du:dateUtc="2026-07-25T18:55:00Z">
              <w:r w:rsidR="00B51404">
                <w:rPr>
                  <w:b/>
                  <w:bCs/>
                  <w:color w:val="8A7A2A"/>
                  <w:sz w:val="20"/>
                  <w:szCs w:val="20"/>
                </w:rPr>
                <w:t xml:space="preserve">Section 1. </w:t>
              </w:r>
            </w:ins>
          </w:p>
        </w:tc>
      </w:tr>
    </w:tbl>
    <w:p w14:paraId="179D056B" w14:textId="77777777" w:rsidR="00D446CA" w:rsidRDefault="00D446CA">
      <w:pPr>
        <w:spacing w:after="160"/>
      </w:pPr>
    </w:p>
    <w:p w14:paraId="7DE5864D" w14:textId="77777777" w:rsidR="00D446CA" w:rsidRDefault="00000000">
      <w:pPr>
        <w:pStyle w:val="Heading1"/>
        <w:pBdr>
          <w:bottom w:val="single" w:sz="8" w:space="6" w:color="B8C6D4"/>
        </w:pBdr>
        <w:spacing w:before="400" w:after="180"/>
      </w:pPr>
      <w:r>
        <w:rPr>
          <w:b/>
          <w:bCs/>
          <w:color w:val="1F4E79"/>
          <w:sz w:val="30"/>
          <w:szCs w:val="30"/>
        </w:rPr>
        <w:t>How to integrate this with the existing text</w:t>
      </w:r>
    </w:p>
    <w:p w14:paraId="695E2D29" w14:textId="77777777" w:rsidR="00D446CA" w:rsidRDefault="00000000">
      <w:pPr>
        <w:spacing w:after="140" w:line="276" w:lineRule="auto"/>
      </w:pPr>
      <w:r>
        <w:t xml:space="preserve">Measured against the post-repair source. Sections 1 through 5 are </w:t>
      </w:r>
      <w:r>
        <w:rPr>
          <w:b/>
          <w:bCs/>
        </w:rPr>
        <w:t>4,233 body words</w:t>
      </w:r>
      <w:r>
        <w:t xml:space="preserve">. The prune candidates total </w:t>
      </w:r>
      <w:r>
        <w:rPr>
          <w:b/>
          <w:bCs/>
        </w:rPr>
        <w:t>812</w:t>
      </w:r>
      <w:r>
        <w:t xml:space="preserve">. The genuinely additive spine content is roughly </w:t>
      </w:r>
      <w:r>
        <w:rPr>
          <w:b/>
          <w:bCs/>
        </w:rPr>
        <w:t>250 to 300 words</w:t>
      </w:r>
      <w:r>
        <w:t xml:space="preserve"> now that two threads are cut. The word budget is not the binding constraint people assume it is.</w:t>
      </w:r>
    </w:p>
    <w:p w14:paraId="5CF75B07" w14:textId="77777777" w:rsidR="00D446CA" w:rsidRDefault="00000000">
      <w:pPr>
        <w:spacing w:after="140" w:line="276" w:lineRule="auto"/>
      </w:pPr>
      <w:r>
        <w:t xml:space="preserve">The governing point: </w:t>
      </w:r>
      <w:r>
        <w:rPr>
          <w:b/>
          <w:bCs/>
        </w:rPr>
        <w:t>most of this is reordering, not adding.</w:t>
      </w:r>
    </w:p>
    <w:p w14:paraId="186C1348" w14:textId="77777777" w:rsidR="00D446CA" w:rsidRDefault="00000000">
      <w:pPr>
        <w:pStyle w:val="Heading3"/>
        <w:spacing w:before="240" w:after="100"/>
      </w:pPr>
      <w:r>
        <w:rPr>
          <w:b/>
          <w:bCs/>
          <w:color w:val="333333"/>
          <w:sz w:val="22"/>
          <w:szCs w:val="22"/>
        </w:rPr>
        <w:t>1 — Invert lead-and-definition.  Free, highest yield.</w:t>
      </w:r>
    </w:p>
    <w:p w14:paraId="052C6EAD" w14:textId="77777777" w:rsidR="00D446CA" w:rsidRDefault="00000000">
      <w:pPr>
        <w:spacing w:after="140" w:line="276" w:lineRule="auto"/>
      </w:pPr>
      <w:r>
        <w:t xml:space="preserve">Every section already contains the right lead image; it just arrives </w:t>
      </w:r>
      <w:r>
        <w:rPr>
          <w:i/>
          <w:iCs/>
        </w:rPr>
        <w:t>after</w:t>
      </w:r>
      <w:r>
        <w:t xml:space="preserve"> the definition. Section 1 defines dispositional and situational attribution, then defines the FAE, then gives you the driver cutting you off. Section 2 defines conformity, then informational influence, then the smoke in the room. Section 4 is the exception, and reads better because of it.</w:t>
      </w:r>
    </w:p>
    <w:p w14:paraId="149E9B32" w14:textId="77777777" w:rsidR="00D446CA" w:rsidRDefault="00000000">
      <w:pPr>
        <w:spacing w:after="140" w:line="276" w:lineRule="auto"/>
      </w:pPr>
      <w:r>
        <w:t xml:space="preserve">The story material is present and well chosen. It is sequenced as </w:t>
      </w:r>
      <w:r>
        <w:rPr>
          <w:i/>
          <w:iCs/>
        </w:rPr>
        <w:t>illustration of a term</w:t>
      </w:r>
      <w:r>
        <w:t xml:space="preserve"> rather than as the thing the term explains. Flipping that costs zero net words and does most of the work AGENTS.md describes under “lead with the image or the stakes.”</w:t>
      </w:r>
    </w:p>
    <w:p w14:paraId="23B4976C" w14:textId="77777777" w:rsidR="00D446CA" w:rsidRDefault="00000000">
      <w:pPr>
        <w:spacing w:after="140" w:line="276" w:lineRule="auto"/>
      </w:pPr>
      <w:r>
        <w:rPr>
          <w:i/>
          <w:iCs/>
        </w:rPr>
        <w:lastRenderedPageBreak/>
        <w:t>Verified safe:</w:t>
      </w:r>
      <w:r>
        <w:t xml:space="preserve"> the chapter linter does not enforce term position or bolding placement, so the inversion won't trip it. Key-term extraction is by section, not by sentence order.</w:t>
      </w:r>
    </w:p>
    <w:p w14:paraId="6221BDEF" w14:textId="77777777" w:rsidR="00D446CA" w:rsidRDefault="00000000">
      <w:pPr>
        <w:pStyle w:val="Heading3"/>
        <w:spacing w:before="240" w:after="100"/>
      </w:pPr>
      <w:r>
        <w:rPr>
          <w:b/>
          <w:bCs/>
          <w:color w:val="333333"/>
          <w:sz w:val="22"/>
          <w:szCs w:val="22"/>
        </w:rPr>
        <w:t>2 — Put the spine in the seams, not in blocks.  About ten sentences.</w:t>
      </w:r>
    </w:p>
    <w:p w14:paraId="43806067" w14:textId="77777777" w:rsidR="00D446CA" w:rsidRDefault="00000000">
      <w:pPr>
        <w:spacing w:after="140" w:line="276" w:lineRule="auto"/>
      </w:pPr>
      <w:r>
        <w:t>The connective tissue belongs at transitions, where the chapter currently stops and starts a new definition. Priority seams:</w:t>
      </w:r>
    </w:p>
    <w:tbl>
      <w:tblPr>
        <w:tblW w:w="9360" w:type="dxa"/>
        <w:tblBorders>
          <w:top w:val="single" w:sz="4" w:space="0" w:color="B8C6D4"/>
          <w:left w:val="single" w:sz="4" w:space="0" w:color="B8C6D4"/>
          <w:bottom w:val="single" w:sz="4" w:space="0" w:color="B8C6D4"/>
          <w:right w:val="single" w:sz="4" w:space="0" w:color="B8C6D4"/>
          <w:insideH w:val="single" w:sz="2" w:space="0" w:color="B8C6D4"/>
          <w:insideV w:val="single" w:sz="2" w:space="0" w:color="B8C6D4"/>
        </w:tblBorders>
        <w:tblCellMar>
          <w:left w:w="10" w:type="dxa"/>
          <w:right w:w="10" w:type="dxa"/>
        </w:tblCellMar>
        <w:tblLook w:val="0000" w:firstRow="0" w:lastRow="0" w:firstColumn="0" w:lastColumn="0" w:noHBand="0" w:noVBand="0"/>
      </w:tblPr>
      <w:tblGrid>
        <w:gridCol w:w="3744"/>
        <w:gridCol w:w="5616"/>
      </w:tblGrid>
      <w:tr w:rsidR="00D446CA" w14:paraId="06D6F065" w14:textId="77777777">
        <w:tblPrEx>
          <w:tblCellMar>
            <w:top w:w="0" w:type="dxa"/>
            <w:bottom w:w="0" w:type="dxa"/>
          </w:tblCellMar>
        </w:tblPrEx>
        <w:trPr>
          <w:tblHeader/>
        </w:trPr>
        <w:tc>
          <w:tcPr>
            <w:tcW w:w="3744" w:type="dxa"/>
            <w:shd w:val="clear" w:color="auto" w:fill="1F4E79"/>
            <w:tcMar>
              <w:top w:w="90" w:type="dxa"/>
              <w:left w:w="130" w:type="dxa"/>
              <w:bottom w:w="90" w:type="dxa"/>
              <w:right w:w="130" w:type="dxa"/>
            </w:tcMar>
          </w:tcPr>
          <w:p w14:paraId="2EFF1C72" w14:textId="77777777" w:rsidR="00D446CA" w:rsidRDefault="00000000">
            <w:pPr>
              <w:spacing w:line="276" w:lineRule="auto"/>
            </w:pPr>
            <w:r>
              <w:rPr>
                <w:b/>
                <w:bCs/>
                <w:color w:val="FFFFFF"/>
                <w:sz w:val="20"/>
                <w:szCs w:val="20"/>
              </w:rPr>
              <w:t>Seam</w:t>
            </w:r>
          </w:p>
        </w:tc>
        <w:tc>
          <w:tcPr>
            <w:tcW w:w="5616" w:type="dxa"/>
            <w:shd w:val="clear" w:color="auto" w:fill="1F4E79"/>
            <w:tcMar>
              <w:top w:w="90" w:type="dxa"/>
              <w:left w:w="130" w:type="dxa"/>
              <w:bottom w:w="90" w:type="dxa"/>
              <w:right w:w="130" w:type="dxa"/>
            </w:tcMar>
          </w:tcPr>
          <w:p w14:paraId="0BF310C4" w14:textId="77777777" w:rsidR="00D446CA" w:rsidRDefault="00000000">
            <w:pPr>
              <w:spacing w:line="276" w:lineRule="auto"/>
            </w:pPr>
            <w:r>
              <w:rPr>
                <w:b/>
                <w:bCs/>
                <w:color w:val="FFFFFF"/>
                <w:sz w:val="20"/>
                <w:szCs w:val="20"/>
              </w:rPr>
              <w:t>What the sentence carries</w:t>
            </w:r>
          </w:p>
        </w:tc>
      </w:tr>
      <w:tr w:rsidR="00D446CA" w14:paraId="326EEE1B" w14:textId="77777777">
        <w:tblPrEx>
          <w:tblCellMar>
            <w:top w:w="0" w:type="dxa"/>
            <w:bottom w:w="0" w:type="dxa"/>
          </w:tblCellMar>
        </w:tblPrEx>
        <w:tc>
          <w:tcPr>
            <w:tcW w:w="3744" w:type="dxa"/>
            <w:shd w:val="clear" w:color="auto" w:fill="FFFFFF"/>
            <w:tcMar>
              <w:top w:w="90" w:type="dxa"/>
              <w:left w:w="130" w:type="dxa"/>
              <w:bottom w:w="90" w:type="dxa"/>
              <w:right w:w="130" w:type="dxa"/>
            </w:tcMar>
          </w:tcPr>
          <w:p w14:paraId="7ED10736" w14:textId="77777777" w:rsidR="00D446CA" w:rsidRDefault="00000000">
            <w:pPr>
              <w:spacing w:line="276" w:lineRule="auto"/>
            </w:pPr>
            <w:r>
              <w:rPr>
                <w:sz w:val="20"/>
                <w:szCs w:val="20"/>
              </w:rPr>
              <w:t>FAE → self-serving bias</w:t>
            </w:r>
          </w:p>
        </w:tc>
        <w:tc>
          <w:tcPr>
            <w:tcW w:w="5616" w:type="dxa"/>
            <w:shd w:val="clear" w:color="auto" w:fill="FFFFFF"/>
            <w:tcMar>
              <w:top w:w="90" w:type="dxa"/>
              <w:left w:w="130" w:type="dxa"/>
              <w:bottom w:w="90" w:type="dxa"/>
              <w:right w:w="130" w:type="dxa"/>
            </w:tcMar>
          </w:tcPr>
          <w:p w14:paraId="340EAF7C" w14:textId="77777777" w:rsidR="00D446CA" w:rsidRDefault="00000000">
            <w:pPr>
              <w:spacing w:line="276" w:lineRule="auto"/>
            </w:pPr>
            <w:r>
              <w:rPr>
                <w:sz w:val="20"/>
                <w:szCs w:val="20"/>
              </w:rPr>
              <w:t>same compression, aimed outward vs. inward</w:t>
            </w:r>
          </w:p>
        </w:tc>
      </w:tr>
      <w:tr w:rsidR="00D446CA" w14:paraId="5737E781" w14:textId="77777777">
        <w:tblPrEx>
          <w:tblCellMar>
            <w:top w:w="0" w:type="dxa"/>
            <w:bottom w:w="0" w:type="dxa"/>
          </w:tblCellMar>
        </w:tblPrEx>
        <w:tc>
          <w:tcPr>
            <w:tcW w:w="3744" w:type="dxa"/>
            <w:shd w:val="clear" w:color="auto" w:fill="F5F8FB"/>
            <w:tcMar>
              <w:top w:w="90" w:type="dxa"/>
              <w:left w:w="130" w:type="dxa"/>
              <w:bottom w:w="90" w:type="dxa"/>
              <w:right w:w="130" w:type="dxa"/>
            </w:tcMar>
          </w:tcPr>
          <w:p w14:paraId="64B15547" w14:textId="77777777" w:rsidR="00D446CA" w:rsidRDefault="00000000">
            <w:pPr>
              <w:spacing w:line="276" w:lineRule="auto"/>
            </w:pPr>
            <w:r>
              <w:rPr>
                <w:sz w:val="20"/>
                <w:szCs w:val="20"/>
              </w:rPr>
              <w:t>Section 1 → Section 5 (the plant)</w:t>
            </w:r>
          </w:p>
        </w:tc>
        <w:tc>
          <w:tcPr>
            <w:tcW w:w="5616" w:type="dxa"/>
            <w:shd w:val="clear" w:color="auto" w:fill="F5F8FB"/>
            <w:tcMar>
              <w:top w:w="90" w:type="dxa"/>
              <w:left w:w="130" w:type="dxa"/>
              <w:bottom w:w="90" w:type="dxa"/>
              <w:right w:w="130" w:type="dxa"/>
            </w:tcMar>
          </w:tcPr>
          <w:p w14:paraId="02216BF9" w14:textId="77777777" w:rsidR="00D446CA" w:rsidRDefault="00000000">
            <w:pPr>
              <w:spacing w:line="276" w:lineRule="auto"/>
            </w:pPr>
            <w:r>
              <w:rPr>
                <w:sz w:val="20"/>
                <w:szCs w:val="20"/>
              </w:rPr>
              <w:t>this is a sampling problem; you'll see it again</w:t>
            </w:r>
          </w:p>
        </w:tc>
      </w:tr>
      <w:tr w:rsidR="00D446CA" w14:paraId="3F2DF6EF" w14:textId="77777777">
        <w:tblPrEx>
          <w:tblCellMar>
            <w:top w:w="0" w:type="dxa"/>
            <w:bottom w:w="0" w:type="dxa"/>
          </w:tblCellMar>
        </w:tblPrEx>
        <w:tc>
          <w:tcPr>
            <w:tcW w:w="3744" w:type="dxa"/>
            <w:shd w:val="clear" w:color="auto" w:fill="FFFFFF"/>
            <w:tcMar>
              <w:top w:w="90" w:type="dxa"/>
              <w:left w:w="130" w:type="dxa"/>
              <w:bottom w:w="90" w:type="dxa"/>
              <w:right w:w="130" w:type="dxa"/>
            </w:tcMar>
          </w:tcPr>
          <w:p w14:paraId="16B9149D" w14:textId="77777777" w:rsidR="00D446CA" w:rsidRDefault="00000000">
            <w:pPr>
              <w:spacing w:line="276" w:lineRule="auto"/>
            </w:pPr>
            <w:r>
              <w:rPr>
                <w:sz w:val="20"/>
                <w:szCs w:val="20"/>
              </w:rPr>
              <w:t>Asch → Milgram</w:t>
            </w:r>
          </w:p>
        </w:tc>
        <w:tc>
          <w:tcPr>
            <w:tcW w:w="5616" w:type="dxa"/>
            <w:shd w:val="clear" w:color="auto" w:fill="FFFFFF"/>
            <w:tcMar>
              <w:top w:w="90" w:type="dxa"/>
              <w:left w:w="130" w:type="dxa"/>
              <w:bottom w:w="90" w:type="dxa"/>
              <w:right w:w="130" w:type="dxa"/>
            </w:tcMar>
          </w:tcPr>
          <w:p w14:paraId="55587FDC" w14:textId="77777777" w:rsidR="00D446CA" w:rsidRDefault="00000000">
            <w:pPr>
              <w:spacing w:line="276" w:lineRule="auto"/>
            </w:pPr>
            <w:r>
              <w:rPr>
                <w:sz w:val="20"/>
                <w:szCs w:val="20"/>
              </w:rPr>
              <w:t>consensus as evidence vs. authority narrowing the action set</w:t>
            </w:r>
          </w:p>
        </w:tc>
      </w:tr>
      <w:tr w:rsidR="00D446CA" w14:paraId="39A9714A" w14:textId="77777777">
        <w:tblPrEx>
          <w:tblCellMar>
            <w:top w:w="0" w:type="dxa"/>
            <w:bottom w:w="0" w:type="dxa"/>
          </w:tblCellMar>
        </w:tblPrEx>
        <w:tc>
          <w:tcPr>
            <w:tcW w:w="3744" w:type="dxa"/>
            <w:shd w:val="clear" w:color="auto" w:fill="F5F8FB"/>
            <w:tcMar>
              <w:top w:w="90" w:type="dxa"/>
              <w:left w:w="130" w:type="dxa"/>
              <w:bottom w:w="90" w:type="dxa"/>
              <w:right w:w="130" w:type="dxa"/>
            </w:tcMar>
          </w:tcPr>
          <w:p w14:paraId="61670AC2" w14:textId="77777777" w:rsidR="00D446CA" w:rsidRDefault="00000000">
            <w:pPr>
              <w:spacing w:line="276" w:lineRule="auto"/>
            </w:pPr>
            <w:r>
              <w:rPr>
                <w:sz w:val="20"/>
                <w:szCs w:val="20"/>
              </w:rPr>
              <w:t>polarization → groupthink → stereotypes</w:t>
            </w:r>
          </w:p>
        </w:tc>
        <w:tc>
          <w:tcPr>
            <w:tcW w:w="5616" w:type="dxa"/>
            <w:shd w:val="clear" w:color="auto" w:fill="F5F8FB"/>
            <w:tcMar>
              <w:top w:w="90" w:type="dxa"/>
              <w:left w:w="130" w:type="dxa"/>
              <w:bottom w:w="90" w:type="dxa"/>
              <w:right w:w="130" w:type="dxa"/>
            </w:tcMar>
          </w:tcPr>
          <w:p w14:paraId="4914AFCF" w14:textId="77777777" w:rsidR="00D446CA" w:rsidRDefault="00000000">
            <w:pPr>
              <w:spacing w:line="276" w:lineRule="auto"/>
            </w:pPr>
            <w:r>
              <w:rPr>
                <w:sz w:val="20"/>
                <w:szCs w:val="20"/>
              </w:rPr>
              <w:t>groups don't average, they concentrate</w:t>
            </w:r>
          </w:p>
        </w:tc>
      </w:tr>
      <w:tr w:rsidR="00D446CA" w14:paraId="2CD723C5" w14:textId="77777777">
        <w:tblPrEx>
          <w:tblCellMar>
            <w:top w:w="0" w:type="dxa"/>
            <w:bottom w:w="0" w:type="dxa"/>
          </w:tblCellMar>
        </w:tblPrEx>
        <w:tc>
          <w:tcPr>
            <w:tcW w:w="3744" w:type="dxa"/>
            <w:shd w:val="clear" w:color="auto" w:fill="FFFFFF"/>
            <w:tcMar>
              <w:top w:w="90" w:type="dxa"/>
              <w:left w:w="130" w:type="dxa"/>
              <w:bottom w:w="90" w:type="dxa"/>
              <w:right w:w="130" w:type="dxa"/>
            </w:tcMar>
          </w:tcPr>
          <w:p w14:paraId="346BFC99" w14:textId="77777777" w:rsidR="00D446CA" w:rsidRDefault="00000000">
            <w:pPr>
              <w:spacing w:line="276" w:lineRule="auto"/>
            </w:pPr>
            <w:r>
              <w:rPr>
                <w:sz w:val="20"/>
                <w:szCs w:val="20"/>
              </w:rPr>
              <w:t>Section 3 mechanisms → belonging</w:t>
            </w:r>
          </w:p>
        </w:tc>
        <w:tc>
          <w:tcPr>
            <w:tcW w:w="5616" w:type="dxa"/>
            <w:shd w:val="clear" w:color="auto" w:fill="FFFFFF"/>
            <w:tcMar>
              <w:top w:w="90" w:type="dxa"/>
              <w:left w:w="130" w:type="dxa"/>
              <w:bottom w:w="90" w:type="dxa"/>
              <w:right w:w="130" w:type="dxa"/>
            </w:tcMar>
          </w:tcPr>
          <w:p w14:paraId="2DC655D2" w14:textId="77777777" w:rsidR="00D446CA" w:rsidRDefault="00000000">
            <w:pPr>
              <w:spacing w:line="276" w:lineRule="auto"/>
            </w:pPr>
            <w:r>
              <w:rPr>
                <w:sz w:val="20"/>
                <w:szCs w:val="20"/>
              </w:rPr>
              <w:t>why any of this has force</w:t>
            </w:r>
          </w:p>
        </w:tc>
      </w:tr>
      <w:tr w:rsidR="00D446CA" w14:paraId="6269C9AD" w14:textId="77777777">
        <w:tblPrEx>
          <w:tblCellMar>
            <w:top w:w="0" w:type="dxa"/>
            <w:bottom w:w="0" w:type="dxa"/>
          </w:tblCellMar>
        </w:tblPrEx>
        <w:tc>
          <w:tcPr>
            <w:tcW w:w="3744" w:type="dxa"/>
            <w:shd w:val="clear" w:color="auto" w:fill="F5F8FB"/>
            <w:tcMar>
              <w:top w:w="90" w:type="dxa"/>
              <w:left w:w="130" w:type="dxa"/>
              <w:bottom w:w="90" w:type="dxa"/>
              <w:right w:w="130" w:type="dxa"/>
            </w:tcMar>
          </w:tcPr>
          <w:p w14:paraId="5484052C" w14:textId="77777777" w:rsidR="00D446CA" w:rsidRDefault="00000000">
            <w:pPr>
              <w:spacing w:line="276" w:lineRule="auto"/>
            </w:pPr>
            <w:r>
              <w:rPr>
                <w:sz w:val="20"/>
                <w:szCs w:val="20"/>
              </w:rPr>
              <w:t>Section 5 → close</w:t>
            </w:r>
          </w:p>
        </w:tc>
        <w:tc>
          <w:tcPr>
            <w:tcW w:w="5616" w:type="dxa"/>
            <w:shd w:val="clear" w:color="auto" w:fill="F5F8FB"/>
            <w:tcMar>
              <w:top w:w="90" w:type="dxa"/>
              <w:left w:w="130" w:type="dxa"/>
              <w:bottom w:w="90" w:type="dxa"/>
              <w:right w:w="130" w:type="dxa"/>
            </w:tcMar>
          </w:tcPr>
          <w:p w14:paraId="67C74332" w14:textId="77777777" w:rsidR="00D446CA" w:rsidRDefault="00000000">
            <w:pPr>
              <w:spacing w:line="276" w:lineRule="auto"/>
            </w:pPr>
            <w:r>
              <w:rPr>
                <w:sz w:val="20"/>
                <w:szCs w:val="20"/>
              </w:rPr>
              <w:t>the payoff on the Section 1 plant</w:t>
            </w:r>
          </w:p>
        </w:tc>
      </w:tr>
    </w:tbl>
    <w:p w14:paraId="0F6ADD00" w14:textId="77777777" w:rsidR="00D446CA" w:rsidRDefault="00D446CA">
      <w:pPr>
        <w:spacing w:after="140"/>
      </w:pPr>
    </w:p>
    <w:p w14:paraId="11ACF2BD" w14:textId="77777777" w:rsidR="00D446CA" w:rsidRDefault="00000000">
      <w:pPr>
        <w:spacing w:after="140" w:line="276" w:lineRule="auto"/>
      </w:pPr>
      <w:r>
        <w:t>“Attribution is compression” and “conformity is calibration” land here, doing visible work rather than announcing themselves.</w:t>
      </w:r>
    </w:p>
    <w:p w14:paraId="32E8F6CE" w14:textId="77777777" w:rsidR="00D446CA" w:rsidRDefault="00000000">
      <w:pPr>
        <w:pStyle w:val="Heading3"/>
        <w:spacing w:before="240" w:after="100"/>
      </w:pPr>
      <w:r>
        <w:rPr>
          <w:b/>
          <w:bCs/>
          <w:color w:val="333333"/>
          <w:sz w:val="22"/>
          <w:szCs w:val="22"/>
        </w:rPr>
        <w:t>3 — Retrofit the apparatus you already have.  Free.</w:t>
      </w:r>
    </w:p>
    <w:p w14:paraId="2E5114E1" w14:textId="77777777" w:rsidR="00D446CA" w:rsidRDefault="00000000">
      <w:pPr>
        <w:spacing w:after="140" w:line="276" w:lineRule="auto"/>
      </w:pPr>
      <w:r>
        <w:t xml:space="preserve">The chapter already has four Stop and Retrieve prompts, two Think About It prompts, three Do Not Confuse boxes, and seventeen review questions. Nearly all test </w:t>
      </w:r>
      <w:r>
        <w:rPr>
          <w:b/>
          <w:bCs/>
        </w:rPr>
        <w:t>term discrimination</w:t>
      </w:r>
      <w:r>
        <w:t xml:space="preserve"> — is this polarization or groupthink. Converting three or four to test </w:t>
      </w:r>
      <w:r>
        <w:rPr>
          <w:b/>
          <w:bCs/>
        </w:rPr>
        <w:t>relations</w:t>
      </w:r>
      <w:r>
        <w:t xml:space="preserve"> — why is the FAE the same mistake as judging a trait from a single act — installs the spine in the retrieval layer at zero word cost.</w:t>
      </w:r>
    </w:p>
    <w:p w14:paraId="779ABF9F" w14:textId="77777777" w:rsidR="00D446CA" w:rsidRDefault="00000000">
      <w:pPr>
        <w:spacing w:after="140" w:line="276" w:lineRule="auto"/>
      </w:pPr>
      <w:r>
        <w:t>This is the most underused surface in the chapter, and the audit's note about assessment not representing the chapter's breadth points at the same place.</w:t>
      </w:r>
    </w:p>
    <w:p w14:paraId="06B62655" w14:textId="77777777" w:rsidR="00D446CA" w:rsidRDefault="00000000">
      <w:pPr>
        <w:pStyle w:val="Heading3"/>
        <w:spacing w:before="240" w:after="100"/>
      </w:pPr>
      <w:r>
        <w:rPr>
          <w:b/>
          <w:bCs/>
          <w:color w:val="333333"/>
          <w:sz w:val="22"/>
          <w:szCs w:val="22"/>
        </w:rPr>
        <w:t>4 — New prose.  The only real expense, and one thread needs it.</w:t>
      </w:r>
    </w:p>
    <w:p w14:paraId="14E95031" w14:textId="77777777" w:rsidR="00D446CA" w:rsidRDefault="00000000">
      <w:pPr>
        <w:spacing w:after="140" w:line="276" w:lineRule="auto"/>
      </w:pPr>
      <w:r>
        <w:rPr>
          <w:b/>
          <w:bCs/>
        </w:rPr>
        <w:t>Belonging</w:t>
      </w:r>
      <w:r>
        <w:t xml:space="preserve"> is the only thread that can't ride on existing sentences, because Section 3 contains no motivational statement to attach to. Budget about 150 words. Beliefs-versus-feelings and source amnesia can be absorbed into seams and the existing ELM and prejudice passages.</w:t>
      </w:r>
    </w:p>
    <w:p w14:paraId="55B61BF3" w14:textId="77777777" w:rsidR="00D446CA" w:rsidRDefault="00000000">
      <w:pPr>
        <w:pStyle w:val="Heading3"/>
        <w:spacing w:before="240" w:after="100"/>
      </w:pPr>
      <w:r>
        <w:rPr>
          <w:b/>
          <w:bCs/>
          <w:color w:val="333333"/>
          <w:sz w:val="22"/>
          <w:szCs w:val="22"/>
        </w:rPr>
        <w:t>Prune candidates, measured</w:t>
      </w:r>
    </w:p>
    <w:tbl>
      <w:tblPr>
        <w:tblW w:w="9360" w:type="dxa"/>
        <w:tblBorders>
          <w:top w:val="single" w:sz="4" w:space="0" w:color="B8C6D4"/>
          <w:left w:val="single" w:sz="4" w:space="0" w:color="B8C6D4"/>
          <w:bottom w:val="single" w:sz="4" w:space="0" w:color="B8C6D4"/>
          <w:right w:val="single" w:sz="4" w:space="0" w:color="B8C6D4"/>
          <w:insideH w:val="single" w:sz="2" w:space="0" w:color="B8C6D4"/>
          <w:insideV w:val="single" w:sz="2" w:space="0" w:color="B8C6D4"/>
        </w:tblBorders>
        <w:tblCellMar>
          <w:left w:w="10" w:type="dxa"/>
          <w:right w:w="10" w:type="dxa"/>
        </w:tblCellMar>
        <w:tblLook w:val="0000" w:firstRow="0" w:lastRow="0" w:firstColumn="0" w:lastColumn="0" w:noHBand="0" w:noVBand="0"/>
      </w:tblPr>
      <w:tblGrid>
        <w:gridCol w:w="7114"/>
        <w:gridCol w:w="2246"/>
      </w:tblGrid>
      <w:tr w:rsidR="00D446CA" w14:paraId="353F0DD0" w14:textId="77777777">
        <w:tblPrEx>
          <w:tblCellMar>
            <w:top w:w="0" w:type="dxa"/>
            <w:bottom w:w="0" w:type="dxa"/>
          </w:tblCellMar>
        </w:tblPrEx>
        <w:trPr>
          <w:tblHeader/>
        </w:trPr>
        <w:tc>
          <w:tcPr>
            <w:tcW w:w="7114" w:type="dxa"/>
            <w:shd w:val="clear" w:color="auto" w:fill="1F4E79"/>
            <w:tcMar>
              <w:top w:w="90" w:type="dxa"/>
              <w:left w:w="130" w:type="dxa"/>
              <w:bottom w:w="90" w:type="dxa"/>
              <w:right w:w="130" w:type="dxa"/>
            </w:tcMar>
          </w:tcPr>
          <w:p w14:paraId="465B234D" w14:textId="77777777" w:rsidR="00D446CA" w:rsidRDefault="00000000">
            <w:pPr>
              <w:spacing w:line="276" w:lineRule="auto"/>
            </w:pPr>
            <w:r>
              <w:rPr>
                <w:b/>
                <w:bCs/>
                <w:color w:val="FFFFFF"/>
                <w:sz w:val="20"/>
                <w:szCs w:val="20"/>
              </w:rPr>
              <w:t>Block</w:t>
            </w:r>
          </w:p>
        </w:tc>
        <w:tc>
          <w:tcPr>
            <w:tcW w:w="2246" w:type="dxa"/>
            <w:shd w:val="clear" w:color="auto" w:fill="1F4E79"/>
            <w:tcMar>
              <w:top w:w="90" w:type="dxa"/>
              <w:left w:w="130" w:type="dxa"/>
              <w:bottom w:w="90" w:type="dxa"/>
              <w:right w:w="130" w:type="dxa"/>
            </w:tcMar>
          </w:tcPr>
          <w:p w14:paraId="31661BA3" w14:textId="77777777" w:rsidR="00D446CA" w:rsidRDefault="00000000">
            <w:pPr>
              <w:spacing w:line="276" w:lineRule="auto"/>
            </w:pPr>
            <w:r>
              <w:rPr>
                <w:b/>
                <w:bCs/>
                <w:color w:val="FFFFFF"/>
                <w:sz w:val="20"/>
                <w:szCs w:val="20"/>
              </w:rPr>
              <w:t>Words</w:t>
            </w:r>
          </w:p>
        </w:tc>
      </w:tr>
      <w:tr w:rsidR="00D446CA" w14:paraId="14632392" w14:textId="77777777">
        <w:tblPrEx>
          <w:tblCellMar>
            <w:top w:w="0" w:type="dxa"/>
            <w:bottom w:w="0" w:type="dxa"/>
          </w:tblCellMar>
        </w:tblPrEx>
        <w:tc>
          <w:tcPr>
            <w:tcW w:w="7114" w:type="dxa"/>
            <w:shd w:val="clear" w:color="auto" w:fill="FFFFFF"/>
            <w:tcMar>
              <w:top w:w="90" w:type="dxa"/>
              <w:left w:w="130" w:type="dxa"/>
              <w:bottom w:w="90" w:type="dxa"/>
              <w:right w:w="130" w:type="dxa"/>
            </w:tcMar>
          </w:tcPr>
          <w:p w14:paraId="4F01B6FC" w14:textId="77777777" w:rsidR="00D446CA" w:rsidRDefault="00000000">
            <w:pPr>
              <w:spacing w:line="276" w:lineRule="auto"/>
            </w:pPr>
            <w:r>
              <w:rPr>
                <w:sz w:val="20"/>
                <w:szCs w:val="20"/>
              </w:rPr>
              <w:t>Four Traditions, One Problem (Section 5)</w:t>
            </w:r>
          </w:p>
        </w:tc>
        <w:tc>
          <w:tcPr>
            <w:tcW w:w="2246" w:type="dxa"/>
            <w:shd w:val="clear" w:color="auto" w:fill="FFFFFF"/>
            <w:tcMar>
              <w:top w:w="90" w:type="dxa"/>
              <w:left w:w="130" w:type="dxa"/>
              <w:bottom w:w="90" w:type="dxa"/>
              <w:right w:w="130" w:type="dxa"/>
            </w:tcMar>
          </w:tcPr>
          <w:p w14:paraId="0FD5B3E5" w14:textId="77777777" w:rsidR="00D446CA" w:rsidRDefault="00000000">
            <w:pPr>
              <w:spacing w:line="276" w:lineRule="auto"/>
            </w:pPr>
            <w:r>
              <w:rPr>
                <w:sz w:val="20"/>
                <w:szCs w:val="20"/>
              </w:rPr>
              <w:t>207</w:t>
            </w:r>
          </w:p>
        </w:tc>
      </w:tr>
      <w:tr w:rsidR="00D446CA" w14:paraId="5B42FE9F" w14:textId="77777777">
        <w:tblPrEx>
          <w:tblCellMar>
            <w:top w:w="0" w:type="dxa"/>
            <w:bottom w:w="0" w:type="dxa"/>
          </w:tblCellMar>
        </w:tblPrEx>
        <w:tc>
          <w:tcPr>
            <w:tcW w:w="7114" w:type="dxa"/>
            <w:shd w:val="clear" w:color="auto" w:fill="F5F8FB"/>
            <w:tcMar>
              <w:top w:w="90" w:type="dxa"/>
              <w:left w:w="130" w:type="dxa"/>
              <w:bottom w:w="90" w:type="dxa"/>
              <w:right w:w="130" w:type="dxa"/>
            </w:tcMar>
          </w:tcPr>
          <w:p w14:paraId="3A58678A" w14:textId="77777777" w:rsidR="00D446CA" w:rsidRDefault="00000000">
            <w:pPr>
              <w:spacing w:line="276" w:lineRule="auto"/>
            </w:pPr>
            <w:r>
              <w:rPr>
                <w:sz w:val="20"/>
                <w:szCs w:val="20"/>
              </w:rPr>
              <w:t>Why Help at All (Section 4)</w:t>
            </w:r>
          </w:p>
        </w:tc>
        <w:tc>
          <w:tcPr>
            <w:tcW w:w="2246" w:type="dxa"/>
            <w:shd w:val="clear" w:color="auto" w:fill="F5F8FB"/>
            <w:tcMar>
              <w:top w:w="90" w:type="dxa"/>
              <w:left w:w="130" w:type="dxa"/>
              <w:bottom w:w="90" w:type="dxa"/>
              <w:right w:w="130" w:type="dxa"/>
            </w:tcMar>
          </w:tcPr>
          <w:p w14:paraId="6C88E841" w14:textId="77777777" w:rsidR="00D446CA" w:rsidRDefault="00000000">
            <w:pPr>
              <w:spacing w:line="276" w:lineRule="auto"/>
            </w:pPr>
            <w:r>
              <w:rPr>
                <w:sz w:val="20"/>
                <w:szCs w:val="20"/>
              </w:rPr>
              <w:t>209</w:t>
            </w:r>
          </w:p>
        </w:tc>
      </w:tr>
      <w:tr w:rsidR="00D446CA" w14:paraId="43F2F71B" w14:textId="77777777">
        <w:tblPrEx>
          <w:tblCellMar>
            <w:top w:w="0" w:type="dxa"/>
            <w:bottom w:w="0" w:type="dxa"/>
          </w:tblCellMar>
        </w:tblPrEx>
        <w:tc>
          <w:tcPr>
            <w:tcW w:w="7114" w:type="dxa"/>
            <w:shd w:val="clear" w:color="auto" w:fill="FFFFFF"/>
            <w:tcMar>
              <w:top w:w="90" w:type="dxa"/>
              <w:left w:w="130" w:type="dxa"/>
              <w:bottom w:w="90" w:type="dxa"/>
              <w:right w:w="130" w:type="dxa"/>
            </w:tcMar>
          </w:tcPr>
          <w:p w14:paraId="342F0117" w14:textId="77777777" w:rsidR="00D446CA" w:rsidRDefault="00000000">
            <w:pPr>
              <w:spacing w:line="276" w:lineRule="auto"/>
            </w:pPr>
            <w:r>
              <w:rPr>
                <w:sz w:val="20"/>
                <w:szCs w:val="20"/>
              </w:rPr>
              <w:t>The Presence of Other People (Section 2)</w:t>
            </w:r>
          </w:p>
        </w:tc>
        <w:tc>
          <w:tcPr>
            <w:tcW w:w="2246" w:type="dxa"/>
            <w:shd w:val="clear" w:color="auto" w:fill="FFFFFF"/>
            <w:tcMar>
              <w:top w:w="90" w:type="dxa"/>
              <w:left w:w="130" w:type="dxa"/>
              <w:bottom w:w="90" w:type="dxa"/>
              <w:right w:w="130" w:type="dxa"/>
            </w:tcMar>
          </w:tcPr>
          <w:p w14:paraId="0A499558" w14:textId="77777777" w:rsidR="00D446CA" w:rsidRDefault="00000000">
            <w:pPr>
              <w:spacing w:line="276" w:lineRule="auto"/>
            </w:pPr>
            <w:r>
              <w:rPr>
                <w:sz w:val="20"/>
                <w:szCs w:val="20"/>
              </w:rPr>
              <w:t>155</w:t>
            </w:r>
          </w:p>
        </w:tc>
      </w:tr>
      <w:tr w:rsidR="00D446CA" w14:paraId="3C4B9DBC" w14:textId="77777777">
        <w:tblPrEx>
          <w:tblCellMar>
            <w:top w:w="0" w:type="dxa"/>
            <w:bottom w:w="0" w:type="dxa"/>
          </w:tblCellMar>
        </w:tblPrEx>
        <w:tc>
          <w:tcPr>
            <w:tcW w:w="7114" w:type="dxa"/>
            <w:shd w:val="clear" w:color="auto" w:fill="F5F8FB"/>
            <w:tcMar>
              <w:top w:w="90" w:type="dxa"/>
              <w:left w:w="130" w:type="dxa"/>
              <w:bottom w:w="90" w:type="dxa"/>
              <w:right w:w="130" w:type="dxa"/>
            </w:tcMar>
          </w:tcPr>
          <w:p w14:paraId="5AFEB21B" w14:textId="77777777" w:rsidR="00D446CA" w:rsidRDefault="00000000">
            <w:pPr>
              <w:spacing w:line="276" w:lineRule="auto"/>
            </w:pPr>
            <w:r>
              <w:rPr>
                <w:sz w:val="20"/>
                <w:szCs w:val="20"/>
              </w:rPr>
              <w:lastRenderedPageBreak/>
              <w:t>AI Connection</w:t>
            </w:r>
          </w:p>
        </w:tc>
        <w:tc>
          <w:tcPr>
            <w:tcW w:w="2246" w:type="dxa"/>
            <w:shd w:val="clear" w:color="auto" w:fill="F5F8FB"/>
            <w:tcMar>
              <w:top w:w="90" w:type="dxa"/>
              <w:left w:w="130" w:type="dxa"/>
              <w:bottom w:w="90" w:type="dxa"/>
              <w:right w:w="130" w:type="dxa"/>
            </w:tcMar>
          </w:tcPr>
          <w:p w14:paraId="780393D7" w14:textId="77777777" w:rsidR="00D446CA" w:rsidRDefault="00000000">
            <w:pPr>
              <w:spacing w:line="276" w:lineRule="auto"/>
            </w:pPr>
            <w:r>
              <w:rPr>
                <w:sz w:val="20"/>
                <w:szCs w:val="20"/>
              </w:rPr>
              <w:t>241</w:t>
            </w:r>
          </w:p>
        </w:tc>
      </w:tr>
      <w:tr w:rsidR="00D446CA" w14:paraId="31844FAB" w14:textId="77777777">
        <w:tblPrEx>
          <w:tblCellMar>
            <w:top w:w="0" w:type="dxa"/>
            <w:bottom w:w="0" w:type="dxa"/>
          </w:tblCellMar>
        </w:tblPrEx>
        <w:tc>
          <w:tcPr>
            <w:tcW w:w="7114" w:type="dxa"/>
            <w:shd w:val="clear" w:color="auto" w:fill="FFFFFF"/>
            <w:tcMar>
              <w:top w:w="90" w:type="dxa"/>
              <w:left w:w="130" w:type="dxa"/>
              <w:bottom w:w="90" w:type="dxa"/>
              <w:right w:w="130" w:type="dxa"/>
            </w:tcMar>
          </w:tcPr>
          <w:p w14:paraId="3BEF0E3D" w14:textId="77777777" w:rsidR="00D446CA" w:rsidRDefault="00000000">
            <w:pPr>
              <w:spacing w:line="276" w:lineRule="auto"/>
            </w:pPr>
            <w:r>
              <w:rPr>
                <w:b/>
                <w:bCs/>
                <w:sz w:val="20"/>
                <w:szCs w:val="20"/>
              </w:rPr>
              <w:t>Total available</w:t>
            </w:r>
          </w:p>
        </w:tc>
        <w:tc>
          <w:tcPr>
            <w:tcW w:w="2246" w:type="dxa"/>
            <w:shd w:val="clear" w:color="auto" w:fill="FFFFFF"/>
            <w:tcMar>
              <w:top w:w="90" w:type="dxa"/>
              <w:left w:w="130" w:type="dxa"/>
              <w:bottom w:w="90" w:type="dxa"/>
              <w:right w:w="130" w:type="dxa"/>
            </w:tcMar>
          </w:tcPr>
          <w:p w14:paraId="5D0204F0" w14:textId="77777777" w:rsidR="00D446CA" w:rsidRDefault="00000000">
            <w:pPr>
              <w:spacing w:line="276" w:lineRule="auto"/>
            </w:pPr>
            <w:r>
              <w:rPr>
                <w:b/>
                <w:bCs/>
                <w:sz w:val="20"/>
                <w:szCs w:val="20"/>
              </w:rPr>
              <w:t>812</w:t>
            </w:r>
          </w:p>
        </w:tc>
      </w:tr>
    </w:tbl>
    <w:p w14:paraId="3BF11CDA" w14:textId="77777777" w:rsidR="00D446CA" w:rsidRDefault="00D446CA">
      <w:pPr>
        <w:spacing w:after="140"/>
      </w:pPr>
    </w:p>
    <w:p w14:paraId="2BECA6D8" w14:textId="77777777" w:rsidR="00D446CA" w:rsidRDefault="00000000">
      <w:pPr>
        <w:spacing w:after="140" w:line="276" w:lineRule="auto"/>
      </w:pPr>
      <w:r>
        <w:t>Against 250 to 300 words of additions, this is net-negative even if only half the prunes are taken.</w:t>
      </w:r>
    </w:p>
    <w:p w14:paraId="30C98988" w14:textId="77777777" w:rsidR="00D446CA" w:rsidRDefault="00000000">
      <w:pPr>
        <w:pStyle w:val="Heading3"/>
        <w:spacing w:before="240" w:after="100"/>
      </w:pPr>
      <w:r>
        <w:rPr>
          <w:b/>
          <w:bCs/>
          <w:color w:val="333333"/>
          <w:sz w:val="22"/>
          <w:szCs w:val="22"/>
        </w:rPr>
        <w:t>The failure mode to avoid</w:t>
      </w:r>
    </w:p>
    <w:tbl>
      <w:tblPr>
        <w:tblW w:w="9360" w:type="dxa"/>
        <w:tblBorders>
          <w:top w:val="none" w:sz="0" w:space="0" w:color="FFFFFF"/>
          <w:left w:val="single" w:sz="18" w:space="0" w:color="8B2E2E"/>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D446CA" w14:paraId="0048EB11" w14:textId="77777777">
        <w:tblPrEx>
          <w:tblCellMar>
            <w:top w:w="0" w:type="dxa"/>
            <w:bottom w:w="0" w:type="dxa"/>
          </w:tblCellMar>
        </w:tblPrEx>
        <w:tc>
          <w:tcPr>
            <w:tcW w:w="9360" w:type="dxa"/>
            <w:shd w:val="clear" w:color="auto" w:fill="FAF6F6"/>
            <w:tcMar>
              <w:top w:w="130" w:type="dxa"/>
              <w:left w:w="180" w:type="dxa"/>
              <w:bottom w:w="130" w:type="dxa"/>
              <w:right w:w="160" w:type="dxa"/>
            </w:tcMar>
          </w:tcPr>
          <w:p w14:paraId="3EADF0CF" w14:textId="77777777" w:rsidR="00D446CA" w:rsidRDefault="00000000">
            <w:pPr>
              <w:spacing w:after="80" w:line="276" w:lineRule="auto"/>
            </w:pPr>
            <w:r>
              <w:rPr>
                <w:b/>
                <w:bCs/>
                <w:color w:val="8B2E2E"/>
                <w:sz w:val="21"/>
                <w:szCs w:val="21"/>
              </w:rPr>
              <w:t>Do not add a spine framing paragraph at the top of each section.</w:t>
            </w:r>
          </w:p>
          <w:p w14:paraId="31FC1D33" w14:textId="77777777" w:rsidR="00D446CA" w:rsidRDefault="00000000">
            <w:pPr>
              <w:spacing w:after="90" w:line="276" w:lineRule="auto"/>
            </w:pPr>
            <w:r>
              <w:rPr>
                <w:sz w:val="20"/>
                <w:szCs w:val="20"/>
              </w:rPr>
              <w:t>It is the obvious move and it reproduces exactly what the Chapter 10 base draft produced: a framing layer students skip while the body stays term-driven.</w:t>
            </w:r>
          </w:p>
          <w:p w14:paraId="2FF90BDD" w14:textId="77777777" w:rsidR="00D446CA" w:rsidRDefault="00000000">
            <w:pPr>
              <w:spacing w:line="276" w:lineRule="auto"/>
            </w:pPr>
            <w:r>
              <w:rPr>
                <w:b/>
                <w:bCs/>
                <w:sz w:val="20"/>
                <w:szCs w:val="20"/>
              </w:rPr>
              <w:t>Working rule —</w:t>
            </w:r>
            <w:r>
              <w:rPr>
                <w:sz w:val="20"/>
                <w:szCs w:val="20"/>
              </w:rPr>
              <w:t xml:space="preserve"> </w:t>
            </w:r>
            <w:r>
              <w:rPr>
                <w:i/>
                <w:iCs/>
                <w:sz w:val="20"/>
                <w:szCs w:val="20"/>
              </w:rPr>
              <w:t>if a spine claim can't be carried by a sentence already doing other work, it probably hasn't earned its place.</w:t>
            </w:r>
          </w:p>
        </w:tc>
      </w:tr>
    </w:tbl>
    <w:p w14:paraId="086E8D1F" w14:textId="77777777" w:rsidR="00D446CA" w:rsidRDefault="00D446CA">
      <w:pPr>
        <w:spacing w:after="160"/>
      </w:pPr>
    </w:p>
    <w:p w14:paraId="14289C9B" w14:textId="77777777" w:rsidR="00D446CA" w:rsidRDefault="00000000">
      <w:pPr>
        <w:pStyle w:val="Heading3"/>
        <w:spacing w:before="240" w:after="100"/>
      </w:pPr>
      <w:r>
        <w:rPr>
          <w:b/>
          <w:bCs/>
          <w:color w:val="333333"/>
          <w:sz w:val="22"/>
          <w:szCs w:val="22"/>
        </w:rPr>
        <w:t>Sequencing, or you rewrite twice</w:t>
      </w:r>
    </w:p>
    <w:p w14:paraId="750CACF4" w14:textId="77777777" w:rsidR="00D446CA" w:rsidRDefault="00000000">
      <w:pPr>
        <w:pStyle w:val="ListParagraph"/>
        <w:numPr>
          <w:ilvl w:val="0"/>
          <w:numId w:val="3"/>
        </w:numPr>
        <w:spacing w:after="90" w:line="276" w:lineRule="auto"/>
      </w:pPr>
      <w:r>
        <w:t>Prune decisions — they change what's left to reorder.</w:t>
      </w:r>
    </w:p>
    <w:p w14:paraId="0254089D" w14:textId="77777777" w:rsidR="00D446CA" w:rsidRDefault="00000000">
      <w:pPr>
        <w:pStyle w:val="ListParagraph"/>
        <w:numPr>
          <w:ilvl w:val="0"/>
          <w:numId w:val="3"/>
        </w:numPr>
        <w:spacing w:after="90" w:line="276" w:lineRule="auto"/>
      </w:pPr>
      <w:r>
        <w:t>Lead-and-definition inversions — mechanical, safe, biggest single gain.</w:t>
      </w:r>
    </w:p>
    <w:p w14:paraId="6CDB238F" w14:textId="77777777" w:rsidR="00D446CA" w:rsidRDefault="00000000">
      <w:pPr>
        <w:pStyle w:val="ListParagraph"/>
        <w:numPr>
          <w:ilvl w:val="0"/>
          <w:numId w:val="3"/>
        </w:numPr>
        <w:spacing w:after="90" w:line="276" w:lineRule="auto"/>
      </w:pPr>
      <w:r>
        <w:t>Seam sentences.</w:t>
      </w:r>
    </w:p>
    <w:p w14:paraId="2DF00B74" w14:textId="77777777" w:rsidR="00D446CA" w:rsidRDefault="00000000">
      <w:pPr>
        <w:pStyle w:val="ListParagraph"/>
        <w:numPr>
          <w:ilvl w:val="0"/>
          <w:numId w:val="3"/>
        </w:numPr>
        <w:spacing w:after="90" w:line="276" w:lineRule="auto"/>
      </w:pPr>
      <w:r>
        <w:t>The belonging block.</w:t>
      </w:r>
    </w:p>
    <w:p w14:paraId="6CF43E46" w14:textId="77777777" w:rsidR="00D446CA" w:rsidRDefault="00000000">
      <w:pPr>
        <w:pStyle w:val="ListParagraph"/>
        <w:numPr>
          <w:ilvl w:val="0"/>
          <w:numId w:val="3"/>
        </w:numPr>
        <w:spacing w:after="90" w:line="276" w:lineRule="auto"/>
      </w:pPr>
      <w:r>
        <w:t xml:space="preserve">Apparatus retrofit </w:t>
      </w:r>
      <w:r>
        <w:rPr>
          <w:b/>
          <w:bCs/>
        </w:rPr>
        <w:t>last</w:t>
      </w:r>
      <w:r>
        <w:t xml:space="preserve"> — it should test the chapter as it finally reads.</w:t>
      </w:r>
    </w:p>
    <w:p w14:paraId="7105FB2A" w14:textId="77777777" w:rsidR="00D446CA" w:rsidRDefault="00000000">
      <w:pPr>
        <w:pStyle w:val="Heading1"/>
        <w:pBdr>
          <w:bottom w:val="single" w:sz="8" w:space="6" w:color="B8C6D4"/>
        </w:pBdr>
        <w:spacing w:before="400" w:after="180"/>
      </w:pPr>
      <w:r>
        <w:rPr>
          <w:b/>
          <w:bCs/>
          <w:color w:val="1F4E79"/>
          <w:sz w:val="30"/>
          <w:szCs w:val="30"/>
        </w:rPr>
        <w:t>Register calibration for the prose pass</w:t>
      </w:r>
    </w:p>
    <w:p w14:paraId="0D815E4A" w14:textId="77777777" w:rsidR="00D446CA" w:rsidRDefault="00000000">
      <w:pPr>
        <w:spacing w:after="140" w:line="276" w:lineRule="auto"/>
      </w:pPr>
      <w:r>
        <w:t>Carried from the Chapter 10 residue report so the same corrections don't get made by hand again.</w:t>
      </w:r>
    </w:p>
    <w:p w14:paraId="370B033E" w14:textId="77777777" w:rsidR="00D446CA" w:rsidRDefault="00000000">
      <w:pPr>
        <w:pStyle w:val="ListParagraph"/>
        <w:numPr>
          <w:ilvl w:val="0"/>
          <w:numId w:val="2"/>
        </w:numPr>
        <w:spacing w:after="90" w:line="276" w:lineRule="auto"/>
      </w:pPr>
      <w:r>
        <w:t xml:space="preserve">The payoff lines above are drafted at “vivid,” but a few sit near the chatty line — </w:t>
      </w:r>
      <w:r>
        <w:rPr>
          <w:i/>
          <w:iCs/>
        </w:rPr>
        <w:t>“the model and the mouth,”</w:t>
      </w:r>
      <w:r>
        <w:t xml:space="preserve"> </w:t>
      </w:r>
      <w:r>
        <w:rPr>
          <w:i/>
          <w:iCs/>
        </w:rPr>
        <w:t>“someone else chose the sample.”</w:t>
      </w:r>
      <w:r>
        <w:t xml:space="preserve"> Mark any that read a notch too informal and I'll pull them back.</w:t>
      </w:r>
    </w:p>
    <w:p w14:paraId="3C882A81" w14:textId="77777777" w:rsidR="00D446CA" w:rsidRDefault="00000000">
      <w:pPr>
        <w:pStyle w:val="ListParagraph"/>
        <w:numPr>
          <w:ilvl w:val="0"/>
          <w:numId w:val="2"/>
        </w:numPr>
        <w:spacing w:after="90" w:line="276" w:lineRule="auto"/>
      </w:pPr>
      <w:r>
        <w:t>No superlative framing. Chapter 11 has at least four candidates for “the central fact,” and the spine's own note is that you flag that tic on sight.</w:t>
      </w:r>
    </w:p>
    <w:p w14:paraId="4ED36D8E" w14:textId="77777777" w:rsidR="00D446CA" w:rsidRDefault="00000000">
      <w:pPr>
        <w:pStyle w:val="ListParagraph"/>
        <w:numPr>
          <w:ilvl w:val="0"/>
          <w:numId w:val="2"/>
        </w:numPr>
        <w:spacing w:after="90" w:line="276" w:lineRule="auto"/>
      </w:pPr>
      <w:r>
        <w:t xml:space="preserve">One caveat maximum per point. The audit says this chapter is </w:t>
      </w:r>
      <w:r>
        <w:rPr>
          <w:i/>
          <w:iCs/>
        </w:rPr>
        <w:t>not</w:t>
      </w:r>
      <w:r>
        <w:t xml:space="preserve"> </w:t>
      </w:r>
      <w:proofErr w:type="spellStart"/>
      <w:r>
        <w:t>overhedged</w:t>
      </w:r>
      <w:proofErr w:type="spellEnd"/>
      <w:r>
        <w:t xml:space="preserve"> and lists five calibration choices to preserve. Those stay; new hedging doesn't get added on top.</w:t>
      </w:r>
    </w:p>
    <w:p w14:paraId="201EC07F" w14:textId="77777777" w:rsidR="00D446CA" w:rsidRDefault="00000000">
      <w:pPr>
        <w:pStyle w:val="Heading1"/>
        <w:pBdr>
          <w:bottom w:val="single" w:sz="8" w:space="6" w:color="B8C6D4"/>
        </w:pBdr>
        <w:spacing w:before="400" w:after="180"/>
      </w:pPr>
      <w:r>
        <w:rPr>
          <w:b/>
          <w:bCs/>
          <w:color w:val="1F4E79"/>
          <w:sz w:val="30"/>
          <w:szCs w:val="30"/>
        </w:rPr>
        <w:t>Surfaced from foundations §22</w:t>
      </w:r>
    </w:p>
    <w:p w14:paraId="56CB8ECB" w14:textId="77777777" w:rsidR="00D446CA" w:rsidRDefault="00000000">
      <w:pPr>
        <w:spacing w:after="140" w:line="276" w:lineRule="auto"/>
      </w:pPr>
      <w:r>
        <w:t>Three things in §22 bear on this chapter and have never been promoted into the spine or the chapter. Flagged rather than seeded, because each would add scope to an already-oversized chapter.</w:t>
      </w:r>
    </w:p>
    <w:p w14:paraId="5A31E699" w14:textId="77777777" w:rsidR="00D446CA" w:rsidRDefault="00000000">
      <w:pPr>
        <w:pStyle w:val="Heading3"/>
        <w:spacing w:before="240" w:after="100"/>
      </w:pPr>
      <w:r>
        <w:rPr>
          <w:b/>
          <w:bCs/>
          <w:color w:val="333333"/>
          <w:sz w:val="22"/>
          <w:szCs w:val="22"/>
        </w:rPr>
        <w:lastRenderedPageBreak/>
        <w:t>Social baseline theory — the most interesting unbuilt idea in the file</w:t>
      </w:r>
    </w:p>
    <w:p w14:paraId="47686827" w14:textId="77777777" w:rsidR="00D446CA" w:rsidRDefault="00000000">
      <w:pPr>
        <w:spacing w:after="140" w:line="276" w:lineRule="auto"/>
      </w:pPr>
      <w:r>
        <w:t>Coan &amp; Beckes (2011) argue the brain treats social proximity itself as a baseline operating resource, not merely a source of judgment or information. Reliable others measurably lower the neural and physiological cost of threat and effortful self-regulation; the Coan, Schaefer, &amp; Davidson (2006) hand-holding study is the classic anchor.</w:t>
      </w:r>
    </w:p>
    <w:p w14:paraId="0B708194" w14:textId="77777777" w:rsidR="00D446CA" w:rsidRDefault="00000000">
      <w:pPr>
        <w:spacing w:after="140" w:line="276" w:lineRule="auto"/>
      </w:pPr>
      <w:r>
        <w:t xml:space="preserve">This implies a </w:t>
      </w:r>
      <w:r>
        <w:rPr>
          <w:b/>
          <w:bCs/>
        </w:rPr>
        <w:t>third kind of social influence</w:t>
      </w:r>
      <w:r>
        <w:t xml:space="preserve"> alongside informational and normative: </w:t>
      </w:r>
      <w:r>
        <w:rPr>
          <w:i/>
          <w:iCs/>
        </w:rPr>
        <w:t>regulatory</w:t>
      </w:r>
      <w:r>
        <w:t xml:space="preserve"> — borrowing another person's presence to lower your own processing load. §22 proposes it as a candidate spine addition.</w:t>
      </w:r>
    </w:p>
    <w:p w14:paraId="7627C355" w14:textId="77777777" w:rsidR="00D446CA" w:rsidRDefault="00D446CA">
      <w:pPr>
        <w:spacing w:after="60"/>
      </w:pPr>
    </w:p>
    <w:tbl>
      <w:tblPr>
        <w:tblW w:w="9360" w:type="dxa"/>
        <w:tblBorders>
          <w:top w:val="single" w:sz="6" w:space="0" w:color="B8C6D4"/>
          <w:left w:val="single" w:sz="6" w:space="0" w:color="B8C6D4"/>
          <w:bottom w:val="single" w:sz="6" w:space="0" w:color="B8C6D4"/>
          <w:right w:val="single" w:sz="6" w:space="0" w:color="B8C6D4"/>
          <w:insideH w:val="single" w:sz="6" w:space="0" w:color="B8C6D4"/>
          <w:insideV w:val="none" w:sz="0" w:space="0" w:color="FFFFFF"/>
        </w:tblBorders>
        <w:tblCellMar>
          <w:left w:w="10" w:type="dxa"/>
          <w:right w:w="10" w:type="dxa"/>
        </w:tblCellMar>
        <w:tblLook w:val="0000" w:firstRow="0" w:lastRow="0" w:firstColumn="0" w:lastColumn="0" w:noHBand="0" w:noVBand="0"/>
      </w:tblPr>
      <w:tblGrid>
        <w:gridCol w:w="9360"/>
      </w:tblGrid>
      <w:tr w:rsidR="00D446CA" w14:paraId="6372D244" w14:textId="77777777">
        <w:tblPrEx>
          <w:tblCellMar>
            <w:top w:w="0" w:type="dxa"/>
            <w:bottom w:w="0" w:type="dxa"/>
          </w:tblCellMar>
        </w:tblPrEx>
        <w:tc>
          <w:tcPr>
            <w:tcW w:w="9360" w:type="dxa"/>
            <w:shd w:val="clear" w:color="auto" w:fill="EEF3F8"/>
            <w:tcMar>
              <w:top w:w="120" w:type="dxa"/>
              <w:left w:w="160" w:type="dxa"/>
              <w:bottom w:w="120" w:type="dxa"/>
              <w:right w:w="160" w:type="dxa"/>
            </w:tcMar>
          </w:tcPr>
          <w:p w14:paraId="6E7D9966" w14:textId="77777777" w:rsidR="00D446CA" w:rsidRDefault="00000000">
            <w:pPr>
              <w:spacing w:line="276" w:lineRule="auto"/>
            </w:pPr>
            <w:r>
              <w:rPr>
                <w:b/>
                <w:bCs/>
                <w:color w:val="1F4E79"/>
                <w:sz w:val="21"/>
                <w:szCs w:val="21"/>
              </w:rPr>
              <w:t xml:space="preserve">DECIDE 13.  </w:t>
            </w:r>
            <w:r>
              <w:rPr>
                <w:sz w:val="21"/>
                <w:szCs w:val="21"/>
              </w:rPr>
              <w:t>Promote social baseline theory into the spine and this chapter, or leave it in foundations for now?</w:t>
            </w:r>
          </w:p>
        </w:tc>
      </w:tr>
      <w:tr w:rsidR="00D446CA" w14:paraId="6A5A7A0E" w14:textId="77777777">
        <w:tblPrEx>
          <w:tblCellMar>
            <w:top w:w="0" w:type="dxa"/>
            <w:bottom w:w="0" w:type="dxa"/>
          </w:tblCellMar>
        </w:tblPrEx>
        <w:tc>
          <w:tcPr>
            <w:tcW w:w="9360" w:type="dxa"/>
            <w:shd w:val="clear" w:color="auto" w:fill="FFFDF0"/>
            <w:tcMar>
              <w:top w:w="140" w:type="dxa"/>
              <w:left w:w="160" w:type="dxa"/>
              <w:bottom w:w="200" w:type="dxa"/>
              <w:right w:w="160" w:type="dxa"/>
            </w:tcMar>
          </w:tcPr>
          <w:p w14:paraId="46F9706A" w14:textId="5460A04C" w:rsidR="00D446CA" w:rsidRDefault="00000000">
            <w:pPr>
              <w:spacing w:line="276" w:lineRule="auto"/>
            </w:pPr>
            <w:r>
              <w:rPr>
                <w:b/>
                <w:bCs/>
                <w:color w:val="8A7A2A"/>
                <w:sz w:val="20"/>
                <w:szCs w:val="20"/>
              </w:rPr>
              <w:t xml:space="preserve">Your call:  </w:t>
            </w:r>
            <w:ins w:id="15" w:author="Jon Oxford" w:date="2026-07-25T13:56:00Z" w16du:dateUtc="2026-07-25T18:56:00Z">
              <w:r w:rsidR="00B51404">
                <w:rPr>
                  <w:b/>
                  <w:bCs/>
                  <w:color w:val="8A7A2A"/>
                  <w:sz w:val="20"/>
                  <w:szCs w:val="20"/>
                </w:rPr>
                <w:t xml:space="preserve">Discuss. </w:t>
              </w:r>
            </w:ins>
          </w:p>
        </w:tc>
      </w:tr>
    </w:tbl>
    <w:p w14:paraId="2C096C57" w14:textId="77777777" w:rsidR="00D446CA" w:rsidRDefault="00D446CA">
      <w:pPr>
        <w:spacing w:after="140"/>
      </w:pPr>
    </w:p>
    <w:p w14:paraId="008E05C0" w14:textId="77777777" w:rsidR="00D446CA" w:rsidRDefault="00000000">
      <w:pPr>
        <w:spacing w:after="140" w:line="276" w:lineRule="auto"/>
      </w:pPr>
      <w:r>
        <w:rPr>
          <w:b/>
          <w:bCs/>
        </w:rPr>
        <w:t>Steele's self-affirmation theory (1988)</w:t>
      </w:r>
      <w:r>
        <w:t xml:space="preserve"> is an established precedent for unifying dissonance and self-serving bias under self-integrity protection — which is why the Section 1 unification decision has a citation behind it rather than just our own pattern-matching. Steele extends it to prejudice too, which would link Section 1 to Section 3.</w:t>
      </w:r>
    </w:p>
    <w:p w14:paraId="637F3671" w14:textId="77777777" w:rsidR="00D446CA" w:rsidRDefault="00000000">
      <w:pPr>
        <w:spacing w:after="140" w:line="276" w:lineRule="auto"/>
      </w:pPr>
      <w:r>
        <w:rPr>
          <w:b/>
          <w:bCs/>
        </w:rPr>
        <w:t>Self-categorization theory (Turner et al.)</w:t>
      </w:r>
      <w:r>
        <w:t xml:space="preserve"> — the “I” to “us” shift as a mechanism distinct from social identity theory's self-esteem account. §22 calls it a legitimate bridge from personality's self-concept material to group processes, explicitly not yet evaluated against this chapter's scope.</w:t>
      </w:r>
    </w:p>
    <w:p w14:paraId="225886E3" w14:textId="77777777" w:rsidR="00D446CA" w:rsidRDefault="00D446CA">
      <w:pPr>
        <w:spacing w:after="60"/>
      </w:pPr>
    </w:p>
    <w:tbl>
      <w:tblPr>
        <w:tblW w:w="9360" w:type="dxa"/>
        <w:tblBorders>
          <w:top w:val="none" w:sz="0" w:space="0" w:color="FFFFFF"/>
          <w:left w:val="single" w:sz="18" w:space="0" w:color="8B2E2E"/>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D446CA" w14:paraId="78946DE7" w14:textId="77777777">
        <w:tblPrEx>
          <w:tblCellMar>
            <w:top w:w="0" w:type="dxa"/>
            <w:bottom w:w="0" w:type="dxa"/>
          </w:tblCellMar>
        </w:tblPrEx>
        <w:tc>
          <w:tcPr>
            <w:tcW w:w="9360" w:type="dxa"/>
            <w:shd w:val="clear" w:color="auto" w:fill="FAF6F6"/>
            <w:tcMar>
              <w:top w:w="130" w:type="dxa"/>
              <w:left w:w="180" w:type="dxa"/>
              <w:bottom w:w="130" w:type="dxa"/>
              <w:right w:w="160" w:type="dxa"/>
            </w:tcMar>
          </w:tcPr>
          <w:p w14:paraId="393B7EBE" w14:textId="77777777" w:rsidR="00D446CA" w:rsidRDefault="00000000">
            <w:pPr>
              <w:spacing w:after="80" w:line="276" w:lineRule="auto"/>
            </w:pPr>
            <w:r>
              <w:rPr>
                <w:b/>
                <w:bCs/>
                <w:color w:val="8B2E2E"/>
                <w:sz w:val="21"/>
                <w:szCs w:val="21"/>
              </w:rPr>
              <w:t>Don't cite this one</w:t>
            </w:r>
          </w:p>
          <w:p w14:paraId="3A7A156B" w14:textId="77777777" w:rsidR="00D446CA" w:rsidRDefault="00000000">
            <w:pPr>
              <w:spacing w:line="276" w:lineRule="auto"/>
            </w:pPr>
            <w:r>
              <w:rPr>
                <w:sz w:val="20"/>
                <w:szCs w:val="20"/>
              </w:rPr>
              <w:t xml:space="preserve">§22 flags </w:t>
            </w:r>
            <w:r>
              <w:rPr>
                <w:b/>
                <w:bCs/>
                <w:sz w:val="20"/>
                <w:szCs w:val="20"/>
              </w:rPr>
              <w:t>Frith &amp; Frith</w:t>
            </w:r>
            <w:r>
              <w:rPr>
                <w:sz w:val="20"/>
                <w:szCs w:val="20"/>
              </w:rPr>
              <w:t xml:space="preserve"> (Theory of Mind as a predictive or Bayesian operation) as found via secondary description only. The citation has not been pulled directly.</w:t>
            </w:r>
          </w:p>
        </w:tc>
      </w:tr>
    </w:tbl>
    <w:p w14:paraId="7149346C" w14:textId="77777777" w:rsidR="00D446CA" w:rsidRDefault="00000000">
      <w:pPr>
        <w:pStyle w:val="Heading1"/>
        <w:pBdr>
          <w:bottom w:val="single" w:sz="8" w:space="6" w:color="B8C6D4"/>
        </w:pBdr>
        <w:spacing w:before="400" w:after="180"/>
      </w:pPr>
      <w:r>
        <w:rPr>
          <w:b/>
          <w:bCs/>
          <w:color w:val="1F4E79"/>
          <w:sz w:val="30"/>
          <w:szCs w:val="30"/>
        </w:rPr>
        <w:t>Research items — all closed</w:t>
      </w:r>
    </w:p>
    <w:tbl>
      <w:tblPr>
        <w:tblW w:w="9360" w:type="dxa"/>
        <w:tblBorders>
          <w:top w:val="single" w:sz="4" w:space="0" w:color="B8C6D4"/>
          <w:left w:val="single" w:sz="4" w:space="0" w:color="B8C6D4"/>
          <w:bottom w:val="single" w:sz="4" w:space="0" w:color="B8C6D4"/>
          <w:right w:val="single" w:sz="4" w:space="0" w:color="B8C6D4"/>
          <w:insideH w:val="single" w:sz="2" w:space="0" w:color="B8C6D4"/>
          <w:insideV w:val="single" w:sz="2" w:space="0" w:color="B8C6D4"/>
        </w:tblBorders>
        <w:tblCellMar>
          <w:left w:w="10" w:type="dxa"/>
          <w:right w:w="10" w:type="dxa"/>
        </w:tblCellMar>
        <w:tblLook w:val="0000" w:firstRow="0" w:lastRow="0" w:firstColumn="0" w:lastColumn="0" w:noHBand="0" w:noVBand="0"/>
      </w:tblPr>
      <w:tblGrid>
        <w:gridCol w:w="2808"/>
        <w:gridCol w:w="6552"/>
      </w:tblGrid>
      <w:tr w:rsidR="00D446CA" w14:paraId="19C689AC" w14:textId="77777777">
        <w:tblPrEx>
          <w:tblCellMar>
            <w:top w:w="0" w:type="dxa"/>
            <w:bottom w:w="0" w:type="dxa"/>
          </w:tblCellMar>
        </w:tblPrEx>
        <w:trPr>
          <w:tblHeader/>
        </w:trPr>
        <w:tc>
          <w:tcPr>
            <w:tcW w:w="2808" w:type="dxa"/>
            <w:shd w:val="clear" w:color="auto" w:fill="1F4E79"/>
            <w:tcMar>
              <w:top w:w="90" w:type="dxa"/>
              <w:left w:w="130" w:type="dxa"/>
              <w:bottom w:w="90" w:type="dxa"/>
              <w:right w:w="130" w:type="dxa"/>
            </w:tcMar>
          </w:tcPr>
          <w:p w14:paraId="206CF6AB" w14:textId="77777777" w:rsidR="00D446CA" w:rsidRDefault="00000000">
            <w:pPr>
              <w:spacing w:line="276" w:lineRule="auto"/>
            </w:pPr>
            <w:r>
              <w:rPr>
                <w:b/>
                <w:bCs/>
                <w:color w:val="FFFFFF"/>
                <w:sz w:val="20"/>
                <w:szCs w:val="20"/>
              </w:rPr>
              <w:t>Item</w:t>
            </w:r>
          </w:p>
        </w:tc>
        <w:tc>
          <w:tcPr>
            <w:tcW w:w="6552" w:type="dxa"/>
            <w:shd w:val="clear" w:color="auto" w:fill="1F4E79"/>
            <w:tcMar>
              <w:top w:w="90" w:type="dxa"/>
              <w:left w:w="130" w:type="dxa"/>
              <w:bottom w:w="90" w:type="dxa"/>
              <w:right w:w="130" w:type="dxa"/>
            </w:tcMar>
          </w:tcPr>
          <w:p w14:paraId="0F3FB319" w14:textId="77777777" w:rsidR="00D446CA" w:rsidRDefault="00000000">
            <w:pPr>
              <w:spacing w:line="276" w:lineRule="auto"/>
            </w:pPr>
            <w:r>
              <w:rPr>
                <w:b/>
                <w:bCs/>
                <w:color w:val="FFFFFF"/>
                <w:sz w:val="20"/>
                <w:szCs w:val="20"/>
              </w:rPr>
              <w:t>Outcome</w:t>
            </w:r>
          </w:p>
        </w:tc>
      </w:tr>
      <w:tr w:rsidR="00D446CA" w14:paraId="0FF9AEFE" w14:textId="77777777">
        <w:tblPrEx>
          <w:tblCellMar>
            <w:top w:w="0" w:type="dxa"/>
            <w:bottom w:w="0" w:type="dxa"/>
          </w:tblCellMar>
        </w:tblPrEx>
        <w:tc>
          <w:tcPr>
            <w:tcW w:w="2808" w:type="dxa"/>
            <w:shd w:val="clear" w:color="auto" w:fill="FFFFFF"/>
            <w:tcMar>
              <w:top w:w="90" w:type="dxa"/>
              <w:left w:w="130" w:type="dxa"/>
              <w:bottom w:w="90" w:type="dxa"/>
              <w:right w:w="130" w:type="dxa"/>
            </w:tcMar>
          </w:tcPr>
          <w:p w14:paraId="709C38D0" w14:textId="77777777" w:rsidR="00D446CA" w:rsidRDefault="00000000">
            <w:pPr>
              <w:spacing w:line="276" w:lineRule="auto"/>
            </w:pPr>
            <w:r>
              <w:rPr>
                <w:sz w:val="20"/>
                <w:szCs w:val="20"/>
              </w:rPr>
              <w:t>Hazan &amp; Shaver attachment continuity</w:t>
            </w:r>
          </w:p>
        </w:tc>
        <w:tc>
          <w:tcPr>
            <w:tcW w:w="6552" w:type="dxa"/>
            <w:shd w:val="clear" w:color="auto" w:fill="FFFFFF"/>
            <w:tcMar>
              <w:top w:w="90" w:type="dxa"/>
              <w:left w:w="130" w:type="dxa"/>
              <w:bottom w:w="90" w:type="dxa"/>
              <w:right w:w="130" w:type="dxa"/>
            </w:tcMar>
          </w:tcPr>
          <w:p w14:paraId="343C7FA5" w14:textId="77777777" w:rsidR="00D446CA" w:rsidRDefault="00000000">
            <w:pPr>
              <w:spacing w:line="276" w:lineRule="auto"/>
            </w:pPr>
            <w:r>
              <w:rPr>
                <w:b/>
                <w:bCs/>
                <w:sz w:val="20"/>
                <w:szCs w:val="20"/>
              </w:rPr>
              <w:t>Resolved.</w:t>
            </w:r>
            <w:r>
              <w:rPr>
                <w:sz w:val="20"/>
                <w:szCs w:val="20"/>
              </w:rPr>
              <w:t xml:space="preserve"> §22 checked. Thread usable with a “template, not program” constraint — but the thread was cut on other grounds. Moot.</w:t>
            </w:r>
          </w:p>
        </w:tc>
      </w:tr>
      <w:tr w:rsidR="00D446CA" w14:paraId="6CB1787E" w14:textId="77777777">
        <w:tblPrEx>
          <w:tblCellMar>
            <w:top w:w="0" w:type="dxa"/>
            <w:bottom w:w="0" w:type="dxa"/>
          </w:tblCellMar>
        </w:tblPrEx>
        <w:tc>
          <w:tcPr>
            <w:tcW w:w="2808" w:type="dxa"/>
            <w:shd w:val="clear" w:color="auto" w:fill="F5F8FB"/>
            <w:tcMar>
              <w:top w:w="90" w:type="dxa"/>
              <w:left w:w="130" w:type="dxa"/>
              <w:bottom w:w="90" w:type="dxa"/>
              <w:right w:w="130" w:type="dxa"/>
            </w:tcMar>
          </w:tcPr>
          <w:p w14:paraId="78BAF5C6" w14:textId="77777777" w:rsidR="00D446CA" w:rsidRDefault="00000000">
            <w:pPr>
              <w:spacing w:line="276" w:lineRule="auto"/>
            </w:pPr>
            <w:r>
              <w:rPr>
                <w:sz w:val="20"/>
                <w:szCs w:val="20"/>
              </w:rPr>
              <w:t>Asch three-way taxonomy</w:t>
            </w:r>
          </w:p>
        </w:tc>
        <w:tc>
          <w:tcPr>
            <w:tcW w:w="6552" w:type="dxa"/>
            <w:shd w:val="clear" w:color="auto" w:fill="F5F8FB"/>
            <w:tcMar>
              <w:top w:w="90" w:type="dxa"/>
              <w:left w:w="130" w:type="dxa"/>
              <w:bottom w:w="90" w:type="dxa"/>
              <w:right w:w="130" w:type="dxa"/>
            </w:tcMar>
          </w:tcPr>
          <w:p w14:paraId="3773B347" w14:textId="77777777" w:rsidR="00D446CA" w:rsidRDefault="00000000">
            <w:pPr>
              <w:spacing w:line="276" w:lineRule="auto"/>
            </w:pPr>
            <w:r>
              <w:rPr>
                <w:b/>
                <w:bCs/>
                <w:sz w:val="20"/>
                <w:szCs w:val="20"/>
              </w:rPr>
              <w:t>Closed, not pursued.</w:t>
            </w:r>
            <w:r>
              <w:rPr>
                <w:sz w:val="20"/>
                <w:szCs w:val="20"/>
              </w:rPr>
              <w:t xml:space="preserve"> Dropped as catalog. The search instead surfaced the replication boundary (Bond &amp; Smith, 1996), verified, and the more useful finding.</w:t>
            </w:r>
          </w:p>
        </w:tc>
      </w:tr>
      <w:tr w:rsidR="00D446CA" w14:paraId="787EA1FD" w14:textId="77777777">
        <w:tblPrEx>
          <w:tblCellMar>
            <w:top w:w="0" w:type="dxa"/>
            <w:bottom w:w="0" w:type="dxa"/>
          </w:tblCellMar>
        </w:tblPrEx>
        <w:tc>
          <w:tcPr>
            <w:tcW w:w="2808" w:type="dxa"/>
            <w:shd w:val="clear" w:color="auto" w:fill="FFFFFF"/>
            <w:tcMar>
              <w:top w:w="90" w:type="dxa"/>
              <w:left w:w="130" w:type="dxa"/>
              <w:bottom w:w="90" w:type="dxa"/>
              <w:right w:w="130" w:type="dxa"/>
            </w:tcMar>
          </w:tcPr>
          <w:p w14:paraId="6F686179" w14:textId="77777777" w:rsidR="00D446CA" w:rsidRDefault="00000000">
            <w:pPr>
              <w:spacing w:line="276" w:lineRule="auto"/>
            </w:pPr>
            <w:r>
              <w:rPr>
                <w:sz w:val="20"/>
                <w:szCs w:val="20"/>
              </w:rPr>
              <w:lastRenderedPageBreak/>
              <w:t>Word budget pressure</w:t>
            </w:r>
          </w:p>
        </w:tc>
        <w:tc>
          <w:tcPr>
            <w:tcW w:w="6552" w:type="dxa"/>
            <w:shd w:val="clear" w:color="auto" w:fill="FFFFFF"/>
            <w:tcMar>
              <w:top w:w="90" w:type="dxa"/>
              <w:left w:w="130" w:type="dxa"/>
              <w:bottom w:w="90" w:type="dxa"/>
              <w:right w:w="130" w:type="dxa"/>
            </w:tcMar>
          </w:tcPr>
          <w:p w14:paraId="127047C9" w14:textId="77777777" w:rsidR="00D446CA" w:rsidRDefault="00000000">
            <w:pPr>
              <w:spacing w:line="276" w:lineRule="auto"/>
            </w:pPr>
            <w:r>
              <w:rPr>
                <w:b/>
                <w:bCs/>
                <w:sz w:val="20"/>
                <w:szCs w:val="20"/>
              </w:rPr>
              <w:t>Largely resolved.</w:t>
            </w:r>
            <w:r>
              <w:rPr>
                <w:sz w:val="20"/>
                <w:szCs w:val="20"/>
              </w:rPr>
              <w:t xml:space="preserve"> With two threads cut, additions drop to 250–300 words against 812 words of measured prune candidates. Net-negative is achievable — but the prune decisions have to be made first.</w:t>
            </w:r>
          </w:p>
        </w:tc>
      </w:tr>
    </w:tbl>
    <w:p w14:paraId="2D195B0D" w14:textId="77777777" w:rsidR="00D446CA" w:rsidRDefault="00D446CA">
      <w:pPr>
        <w:spacing w:after="160"/>
      </w:pPr>
    </w:p>
    <w:p w14:paraId="40C6CA2E" w14:textId="77777777" w:rsidR="00D446CA" w:rsidRDefault="00000000">
      <w:pPr>
        <w:spacing w:after="140" w:line="276" w:lineRule="auto"/>
      </w:pPr>
      <w:r>
        <w:rPr>
          <w:b/>
          <w:bCs/>
        </w:rPr>
        <w:t>Nothing external is blocking.</w:t>
      </w:r>
      <w:r>
        <w:t xml:space="preserve"> Everything remaining is a call in one of the thirteen boxes above.</w:t>
      </w:r>
    </w:p>
    <w:sectPr w:rsidR="00D446C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902C33"/>
    <w:multiLevelType w:val="hybridMultilevel"/>
    <w:tmpl w:val="147E9E46"/>
    <w:lvl w:ilvl="0" w:tplc="7ED64570">
      <w:start w:val="1"/>
      <w:numFmt w:val="bullet"/>
      <w:lvlText w:val="●"/>
      <w:lvlJc w:val="left"/>
      <w:pPr>
        <w:ind w:left="720" w:hanging="360"/>
      </w:pPr>
    </w:lvl>
    <w:lvl w:ilvl="1" w:tplc="668C806E">
      <w:start w:val="1"/>
      <w:numFmt w:val="bullet"/>
      <w:lvlText w:val="○"/>
      <w:lvlJc w:val="left"/>
      <w:pPr>
        <w:ind w:left="1440" w:hanging="360"/>
      </w:pPr>
    </w:lvl>
    <w:lvl w:ilvl="2" w:tplc="A238DDDA">
      <w:start w:val="1"/>
      <w:numFmt w:val="bullet"/>
      <w:lvlText w:val="■"/>
      <w:lvlJc w:val="left"/>
      <w:pPr>
        <w:ind w:left="2160" w:hanging="360"/>
      </w:pPr>
    </w:lvl>
    <w:lvl w:ilvl="3" w:tplc="7EE6E356">
      <w:start w:val="1"/>
      <w:numFmt w:val="bullet"/>
      <w:lvlText w:val="●"/>
      <w:lvlJc w:val="left"/>
      <w:pPr>
        <w:ind w:left="2880" w:hanging="360"/>
      </w:pPr>
    </w:lvl>
    <w:lvl w:ilvl="4" w:tplc="F3E09650">
      <w:start w:val="1"/>
      <w:numFmt w:val="bullet"/>
      <w:lvlText w:val="○"/>
      <w:lvlJc w:val="left"/>
      <w:pPr>
        <w:ind w:left="3600" w:hanging="360"/>
      </w:pPr>
    </w:lvl>
    <w:lvl w:ilvl="5" w:tplc="246A840E">
      <w:start w:val="1"/>
      <w:numFmt w:val="bullet"/>
      <w:lvlText w:val="■"/>
      <w:lvlJc w:val="left"/>
      <w:pPr>
        <w:ind w:left="4320" w:hanging="360"/>
      </w:pPr>
    </w:lvl>
    <w:lvl w:ilvl="6" w:tplc="A40E55BC">
      <w:start w:val="1"/>
      <w:numFmt w:val="bullet"/>
      <w:lvlText w:val="●"/>
      <w:lvlJc w:val="left"/>
      <w:pPr>
        <w:ind w:left="5040" w:hanging="360"/>
      </w:pPr>
    </w:lvl>
    <w:lvl w:ilvl="7" w:tplc="76CE2F66">
      <w:start w:val="1"/>
      <w:numFmt w:val="bullet"/>
      <w:lvlText w:val="●"/>
      <w:lvlJc w:val="left"/>
      <w:pPr>
        <w:ind w:left="5760" w:hanging="360"/>
      </w:pPr>
    </w:lvl>
    <w:lvl w:ilvl="8" w:tplc="A1C47E62">
      <w:start w:val="1"/>
      <w:numFmt w:val="bullet"/>
      <w:lvlText w:val="●"/>
      <w:lvlJc w:val="left"/>
      <w:pPr>
        <w:ind w:left="6480" w:hanging="360"/>
      </w:pPr>
    </w:lvl>
  </w:abstractNum>
  <w:abstractNum w:abstractNumId="1" w15:restartNumberingAfterBreak="0">
    <w:nsid w:val="71951FE0"/>
    <w:multiLevelType w:val="hybridMultilevel"/>
    <w:tmpl w:val="361C2368"/>
    <w:lvl w:ilvl="0" w:tplc="9B1ADA46">
      <w:start w:val="1"/>
      <w:numFmt w:val="bullet"/>
      <w:lvlText w:val="•"/>
      <w:lvlJc w:val="left"/>
      <w:pPr>
        <w:ind w:left="460" w:hanging="288"/>
      </w:pPr>
    </w:lvl>
    <w:lvl w:ilvl="1" w:tplc="4680ED40">
      <w:start w:val="1"/>
      <w:numFmt w:val="bullet"/>
      <w:lvlText w:val="◦"/>
      <w:lvlJc w:val="left"/>
      <w:pPr>
        <w:ind w:left="892" w:hanging="288"/>
      </w:pPr>
    </w:lvl>
    <w:lvl w:ilvl="2" w:tplc="56568EDC">
      <w:numFmt w:val="decimal"/>
      <w:lvlText w:val=""/>
      <w:lvlJc w:val="left"/>
    </w:lvl>
    <w:lvl w:ilvl="3" w:tplc="EFF4F5F0">
      <w:numFmt w:val="decimal"/>
      <w:lvlText w:val=""/>
      <w:lvlJc w:val="left"/>
    </w:lvl>
    <w:lvl w:ilvl="4" w:tplc="99166308">
      <w:numFmt w:val="decimal"/>
      <w:lvlText w:val=""/>
      <w:lvlJc w:val="left"/>
    </w:lvl>
    <w:lvl w:ilvl="5" w:tplc="C3A6360C">
      <w:numFmt w:val="decimal"/>
      <w:lvlText w:val=""/>
      <w:lvlJc w:val="left"/>
    </w:lvl>
    <w:lvl w:ilvl="6" w:tplc="C78A9CE0">
      <w:numFmt w:val="decimal"/>
      <w:lvlText w:val=""/>
      <w:lvlJc w:val="left"/>
    </w:lvl>
    <w:lvl w:ilvl="7" w:tplc="DA7C6AA4">
      <w:numFmt w:val="decimal"/>
      <w:lvlText w:val=""/>
      <w:lvlJc w:val="left"/>
    </w:lvl>
    <w:lvl w:ilvl="8" w:tplc="AD9A765A">
      <w:numFmt w:val="decimal"/>
      <w:lvlText w:val=""/>
      <w:lvlJc w:val="left"/>
    </w:lvl>
  </w:abstractNum>
  <w:abstractNum w:abstractNumId="2" w15:restartNumberingAfterBreak="0">
    <w:nsid w:val="72C24C78"/>
    <w:multiLevelType w:val="hybridMultilevel"/>
    <w:tmpl w:val="9B06C0D2"/>
    <w:lvl w:ilvl="0" w:tplc="D1900A96">
      <w:start w:val="1"/>
      <w:numFmt w:val="decimal"/>
      <w:lvlText w:val="%1."/>
      <w:lvlJc w:val="left"/>
      <w:pPr>
        <w:ind w:left="504" w:hanging="316"/>
      </w:pPr>
    </w:lvl>
    <w:lvl w:ilvl="1" w:tplc="88DA884A">
      <w:numFmt w:val="decimal"/>
      <w:lvlText w:val=""/>
      <w:lvlJc w:val="left"/>
    </w:lvl>
    <w:lvl w:ilvl="2" w:tplc="E77AFB4E">
      <w:numFmt w:val="decimal"/>
      <w:lvlText w:val=""/>
      <w:lvlJc w:val="left"/>
    </w:lvl>
    <w:lvl w:ilvl="3" w:tplc="8676010A">
      <w:numFmt w:val="decimal"/>
      <w:lvlText w:val=""/>
      <w:lvlJc w:val="left"/>
    </w:lvl>
    <w:lvl w:ilvl="4" w:tplc="1F3A3FF2">
      <w:numFmt w:val="decimal"/>
      <w:lvlText w:val=""/>
      <w:lvlJc w:val="left"/>
    </w:lvl>
    <w:lvl w:ilvl="5" w:tplc="7A489756">
      <w:numFmt w:val="decimal"/>
      <w:lvlText w:val=""/>
      <w:lvlJc w:val="left"/>
    </w:lvl>
    <w:lvl w:ilvl="6" w:tplc="2796F078">
      <w:numFmt w:val="decimal"/>
      <w:lvlText w:val=""/>
      <w:lvlJc w:val="left"/>
    </w:lvl>
    <w:lvl w:ilvl="7" w:tplc="BEE4E608">
      <w:numFmt w:val="decimal"/>
      <w:lvlText w:val=""/>
      <w:lvlJc w:val="left"/>
    </w:lvl>
    <w:lvl w:ilvl="8" w:tplc="4244BD04">
      <w:numFmt w:val="decimal"/>
      <w:lvlText w:val=""/>
      <w:lvlJc w:val="left"/>
    </w:lvl>
  </w:abstractNum>
  <w:num w:numId="1" w16cid:durableId="314916731">
    <w:abstractNumId w:val="0"/>
    <w:lvlOverride w:ilvl="0">
      <w:startOverride w:val="1"/>
    </w:lvlOverride>
  </w:num>
  <w:num w:numId="2" w16cid:durableId="2045590689">
    <w:abstractNumId w:val="1"/>
    <w:lvlOverride w:ilvl="0">
      <w:startOverride w:val="1"/>
    </w:lvlOverride>
  </w:num>
  <w:num w:numId="3" w16cid:durableId="1280993961">
    <w:abstractNumId w:val="2"/>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n Oxford">
    <w15:presenceInfo w15:providerId="Windows Live" w15:userId="1e3107d6f7af462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46CA"/>
    <w:rsid w:val="008D04A2"/>
    <w:rsid w:val="009D6DF5"/>
    <w:rsid w:val="00B51404"/>
    <w:rsid w:val="00B82062"/>
    <w:rsid w:val="00D446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151A7"/>
  <w15:docId w15:val="{2A49FB15-6472-4600-A274-C9A6D85E1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Revision">
    <w:name w:val="Revision"/>
    <w:hidden/>
    <w:uiPriority w:val="99"/>
    <w:semiHidden/>
    <w:rsid w:val="00B820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14</Pages>
  <Words>4060</Words>
  <Characters>23142</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Chapter 11 — Spine Seeds</vt:lpstr>
    </vt:vector>
  </TitlesOfParts>
  <Company/>
  <LinksUpToDate>false</LinksUpToDate>
  <CharactersWithSpaces>27148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11 — Spine Seeds</dc:title>
  <dc:creator>Psych101 pipeline</dc:creator>
  <dc:description>Instructor-editable spine seeds for Chapter 11, Social Psychology</dc:description>
  <cp:lastModifiedBy>Jon Oxford</cp:lastModifiedBy>
  <cp:revision>2</cp:revision>
  <dcterms:created xsi:type="dcterms:W3CDTF">2026-07-25T18:25:00Z</dcterms:created>
  <dcterms:modified xsi:type="dcterms:W3CDTF">2026-07-25T18:56:00Z</dcterms:modified>
</cp:coreProperties>
</file>