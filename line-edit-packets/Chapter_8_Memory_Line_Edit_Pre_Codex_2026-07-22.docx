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84FE" w14:textId="77777777" w:rsidR="005B41AA" w:rsidRDefault="00000000">
      <w:pPr>
        <w:keepNext/>
        <w:spacing w:after="80"/>
      </w:pPr>
      <w:r>
        <w:rPr>
          <w:b/>
          <w:color w:val="0B2545"/>
          <w:sz w:val="48"/>
        </w:rPr>
        <w:t>Chapter 8: Memory</w:t>
      </w:r>
    </w:p>
    <w:p w14:paraId="4929B846" w14:textId="77777777" w:rsidR="005B41AA" w:rsidRDefault="00000000">
      <w:pPr>
        <w:spacing w:after="200"/>
      </w:pPr>
      <w:r>
        <w:rPr>
          <w:i/>
          <w:color w:val="555555"/>
          <w:sz w:val="24"/>
        </w:rPr>
        <w:t>Instructor line-edit copy</w:t>
      </w:r>
    </w:p>
    <w:p w14:paraId="608F3184" w14:textId="77777777" w:rsidR="005B41AA" w:rsidRDefault="00000000">
      <w:pPr>
        <w:pBdr>
          <w:left w:val="single" w:sz="14" w:space="8" w:color="A6A6A6"/>
        </w:pBdr>
        <w:shd w:val="clear" w:color="auto" w:fill="F2F4F7"/>
        <w:spacing w:before="120" w:after="240"/>
        <w:ind w:left="180" w:right="120"/>
      </w:pPr>
      <w:r>
        <w:rPr>
          <w:color w:val="555555"/>
          <w:sz w:val="18"/>
        </w:rPr>
        <w:t>Snapshot generated 2026-07-19 from source\chapters\ch08-memory.md. Use Track Changes or comments for editorial review. Figures and video artwork are omitted, but their captions remain. The Markdown source remains authoritative.</w:t>
      </w:r>
    </w:p>
    <w:p w14:paraId="706B77DB" w14:textId="77777777" w:rsidR="005B41AA" w:rsidRDefault="00000000">
      <w:pPr>
        <w:pStyle w:val="Heading1"/>
      </w:pPr>
      <w:r>
        <w:rPr>
          <w:rFonts w:ascii="Calibri" w:hAnsi="Calibri"/>
        </w:rPr>
        <w:t>Misconception Opener</w:t>
      </w:r>
    </w:p>
    <w:p w14:paraId="65E203C4" w14:textId="77777777" w:rsidR="005B41AA" w:rsidRDefault="00000000">
      <w:r>
        <w:rPr>
          <w:i/>
        </w:rPr>
        <w:t>"Memory works like a video camera — it records what happens to you, and the recording stays accurate unless something damages it."</w:t>
      </w:r>
    </w:p>
    <w:p w14:paraId="2AB7761B" w14:textId="77777777" w:rsidR="005B41AA" w:rsidRDefault="00000000">
      <w:r>
        <w:t xml:space="preserve">A nationally representative survey of the U.S. population asked people directly whether they believed this, and 63% agreed that memory works essentially like a video recording (Simons &amp; Chabris, 2011). Another 48% agreed that, once a memory is formed, it doesn't change — it just sits there, intact, until it's retrieved or lost. Both beliefs are tempting for an obvious reason: subjectively, remembering </w:t>
      </w:r>
      <w:r>
        <w:rPr>
          <w:i/>
        </w:rPr>
        <w:t>feels</w:t>
      </w:r>
      <w:r>
        <w:t xml:space="preserve"> like replaying something. You "see" the kitchen from your childhood, you "hear" an old argument, and the experience has enough sensory richness that it's natural to assume you're accessing a stored recording rather than building something new each time.</w:t>
      </w:r>
    </w:p>
    <w:p w14:paraId="5B3AC5F8" w14:textId="7BDF3C4F" w:rsidR="005B41AA" w:rsidRDefault="00000000">
      <w:r>
        <w:t xml:space="preserve">You are not accessing a recording. Every time you remember something, you are reconstructing it — assembling a plausible account from fragments, general knowledge, and whatever you currently believe should have happened, not retrieving an intact file. This isn't a minor caveat about memory's limits; it's the basic mechanism. The fragments are often accurate, which is why memory works as well as it does most of the time. But the reconstruction process is also exactly why memory can be altered by a leading question, contaminated by a conversation with a co-witness, or — in the most striking cases — can produce confident, detailed memories of events that never happened at all. This chapter spends time on those failure modes not because memory is unreliable in some </w:t>
      </w:r>
      <w:commentRangeStart w:id="0"/>
      <w:r>
        <w:t>indicting sense</w:t>
      </w:r>
      <w:commentRangeEnd w:id="0"/>
      <w:r w:rsidR="007C48B4">
        <w:rPr>
          <w:rStyle w:val="CommentReference"/>
          <w:sz w:val="22"/>
          <w:szCs w:val="22"/>
        </w:rPr>
        <w:commentReference w:id="0"/>
      </w:r>
      <w:r>
        <w:t xml:space="preserve">, but because </w:t>
      </w:r>
      <w:r>
        <w:rPr>
          <w:i/>
        </w:rPr>
        <w:t>how</w:t>
      </w:r>
      <w:r>
        <w:t xml:space="preserve"> it fails tells you what it's actually doing the rest of the time: not recording, but rebuilding.</w:t>
      </w:r>
    </w:p>
    <w:p w14:paraId="78C9A4F7" w14:textId="77777777" w:rsidR="005B41AA" w:rsidRDefault="00000000">
      <w:pPr>
        <w:pStyle w:val="Heading1"/>
      </w:pPr>
      <w:r>
        <w:rPr>
          <w:rFonts w:ascii="Calibri" w:hAnsi="Calibri"/>
        </w:rPr>
        <w:t>Where This Fits</w:t>
      </w:r>
    </w:p>
    <w:p w14:paraId="6ACA8AD1" w14:textId="2AAB12E9" w:rsidR="005B41AA" w:rsidRDefault="00000000">
      <w:r>
        <w:t xml:space="preserve">Why does memory preserve meaning better than detail? That question is this chapter's subject, and answering it reframes forgetting itself: not as a flaw in an otherwise reliable recording system, but as the same compression this book keeps finding everywhere else — a system built to keep what's useful and let go of what isn't. Chapter 7 covered learning — how experience changes future behavior. Memory is the system that makes that possible: without some way of encoding, storing, and retrieving past experience, nothing learned on Monday could affect what happens on Tuesday. This chapter also picks up a thread Chapter 6 deliberately left thin — sleep's role in memory consolidation was anchored there only briefly, with H.M.'s case mentioned and explicitly deferred to this chapter, where it now gets full </w:t>
      </w:r>
      <w:r>
        <w:lastRenderedPageBreak/>
        <w:t>treatment. Going forward, working memory's limited capacity (Section 1) becomes a recurring constraint in Chapter 9's account of problem-solving and reasoning, and this chapter's account of reconstructive memory sets up Chapter 11's treatment of how groups distort shared recollections.</w:t>
      </w:r>
    </w:p>
    <w:p w14:paraId="773C7420" w14:textId="77777777" w:rsidR="005B41AA" w:rsidRDefault="00000000">
      <w:pPr>
        <w:pStyle w:val="Heading1"/>
      </w:pPr>
      <w:r>
        <w:rPr>
          <w:rFonts w:ascii="Calibri" w:hAnsi="Calibri"/>
        </w:rPr>
        <w:t>Learning Objectives</w:t>
      </w:r>
    </w:p>
    <w:p w14:paraId="653FE7BC" w14:textId="77777777" w:rsidR="005B41AA" w:rsidRDefault="00000000">
      <w:r>
        <w:t>By the end of this chapter, you should be able to:</w:t>
      </w:r>
    </w:p>
    <w:p w14:paraId="5FA9F7BA" w14:textId="77777777" w:rsidR="005B41AA" w:rsidRDefault="00000000">
      <w:pPr>
        <w:pStyle w:val="ListNumber"/>
        <w:numPr>
          <w:ilvl w:val="0"/>
          <w:numId w:val="1"/>
        </w:numPr>
      </w:pPr>
      <w:commentRangeStart w:id="1"/>
      <w:r>
        <w:t xml:space="preserve">Distinguish </w:t>
      </w:r>
      <w:commentRangeEnd w:id="1"/>
      <w:r w:rsidR="007C48B4">
        <w:rPr>
          <w:rStyle w:val="CommentReference"/>
          <w:sz w:val="22"/>
          <w:szCs w:val="22"/>
        </w:rPr>
        <w:commentReference w:id="1"/>
      </w:r>
      <w:r>
        <w:t>encoding, storage, and retrieval as the three processes memory requires, and explain how a failure at each stage produces a different kind of forgetting (APA IPI Theme 1: psychological science relies on evidence and revises itself as it accumulates).</w:t>
      </w:r>
    </w:p>
    <w:p w14:paraId="16919202" w14:textId="77777777" w:rsidR="005B41AA" w:rsidRDefault="00000000">
      <w:pPr>
        <w:pStyle w:val="ListNumber"/>
        <w:numPr>
          <w:ilvl w:val="0"/>
          <w:numId w:val="1"/>
        </w:numPr>
      </w:pPr>
      <w:r>
        <w:t>Describe the three-stage model of memory (sensory, short-term/working, long-term) and the evidence (Sperling's partial-report procedure, digit-span studies) that originally supported separating sensory memory and short-term memory from each other.</w:t>
      </w:r>
    </w:p>
    <w:p w14:paraId="699B1EBB" w14:textId="77777777" w:rsidR="005B41AA" w:rsidRDefault="00000000">
      <w:pPr>
        <w:pStyle w:val="ListNumber"/>
        <w:numPr>
          <w:ilvl w:val="0"/>
          <w:numId w:val="1"/>
        </w:numPr>
      </w:pPr>
      <w:r>
        <w:t>Differentiate explicit from implicit memory, and episodic from semantic memory, using concrete examples and H.M.'s case as a guide to what each type does and doesn't depend on.</w:t>
      </w:r>
    </w:p>
    <w:p w14:paraId="7EF6DB20" w14:textId="77777777" w:rsidR="005B41AA" w:rsidRDefault="00000000">
      <w:pPr>
        <w:pStyle w:val="ListNumber"/>
        <w:numPr>
          <w:ilvl w:val="0"/>
          <w:numId w:val="1"/>
        </w:numPr>
      </w:pPr>
      <w:r>
        <w:t>Explain proactive and retroactive interference, decay, and the serial position effect as competing (and sometimes complementary) accounts of forgetting, and correctly classify a forgetting scenario using the right one.</w:t>
      </w:r>
    </w:p>
    <w:p w14:paraId="5F4149BE" w14:textId="77777777" w:rsidR="005B41AA" w:rsidRDefault="00000000">
      <w:pPr>
        <w:pStyle w:val="ListNumber"/>
        <w:numPr>
          <w:ilvl w:val="0"/>
          <w:numId w:val="1"/>
        </w:numPr>
      </w:pPr>
      <w:r>
        <w:t>Evaluate why memory is reconstructive rather than reproductive, applying this to the misinformation effect, false memory, confabulation, and source misattribution (APA IPI Theme 5: our perceptions and biases — including memories — can be inaccurate).</w:t>
      </w:r>
    </w:p>
    <w:p w14:paraId="66B6E63F" w14:textId="77777777" w:rsidR="005B41AA" w:rsidRDefault="00000000">
      <w:pPr>
        <w:pStyle w:val="ListNumber"/>
        <w:numPr>
          <w:ilvl w:val="0"/>
          <w:numId w:val="1"/>
        </w:numPr>
      </w:pPr>
      <w:r>
        <w:t>Apply evidence-based encoding and retrieval strategies (levels of processing, elaboration, chunking, spacing, retrieval practice) to your own studying (APA IPI Theme 6: psychological findings can be applied to everyday life).</w:t>
      </w:r>
    </w:p>
    <w:p w14:paraId="11ABF221" w14:textId="77777777" w:rsidR="005B41AA" w:rsidRDefault="00000000">
      <w:pPr>
        <w:pStyle w:val="Heading1"/>
      </w:pPr>
      <w:r>
        <w:rPr>
          <w:rFonts w:ascii="Calibri" w:hAnsi="Calibri"/>
        </w:rPr>
        <w:t>Section 1: Encoding — Building the Trace</w:t>
      </w:r>
    </w:p>
    <w:p w14:paraId="0C749D67" w14:textId="77777777" w:rsidR="005B41AA" w:rsidRDefault="00000000">
      <w:r>
        <w:t xml:space="preserve">Before you can forget something, you have to actually get it into memory in the first place, and a great deal of what looks like "forgetting" is really a failure that happened at this very first step — information that was never encoded well enough to be available for storage at all. The most influential early account of how information moves into memory, </w:t>
      </w:r>
      <w:commentRangeStart w:id="2"/>
      <w:r>
        <w:t xml:space="preserve">the </w:t>
      </w:r>
      <w:r>
        <w:rPr>
          <w:b/>
        </w:rPr>
        <w:t>Atkinson-Shiffrin three-box model</w:t>
      </w:r>
      <w:r>
        <w:t xml:space="preserve">, proposed exactly three stages: a brief </w:t>
      </w:r>
      <w:r>
        <w:rPr>
          <w:b/>
        </w:rPr>
        <w:t>sensory memory</w:t>
      </w:r>
      <w:r>
        <w:t xml:space="preserve"> that holds a high-capacity, rapidly decaying sensory trace of incoming information for a fraction of a second, a limited-capacity </w:t>
      </w:r>
      <w:r>
        <w:rPr>
          <w:b/>
        </w:rPr>
        <w:t>short-term memory (STM)</w:t>
      </w:r>
      <w:r>
        <w:t xml:space="preserve"> that holds a small amount of information for roughly seconds to a minute unless something is done to keep it active, and a </w:t>
      </w:r>
      <w:r>
        <w:rPr>
          <w:b/>
        </w:rPr>
        <w:t>long-term memory (LTM)</w:t>
      </w:r>
      <w:r>
        <w:t xml:space="preserve"> with effectively unlimited capacity and duration, where information ends up if it survives the earlier stages (Atkinson &amp; Shiffrin, 1968). The three-box metaphor is a simplification — modern memory research treats these less as discrete physical "boxes</w:t>
      </w:r>
      <w:commentRangeEnd w:id="2"/>
      <w:r w:rsidR="007C48B4">
        <w:rPr>
          <w:rStyle w:val="CommentReference"/>
          <w:sz w:val="22"/>
          <w:szCs w:val="22"/>
        </w:rPr>
        <w:commentReference w:id="2"/>
      </w:r>
      <w:r>
        <w:t xml:space="preserve">" and more as functionally distinct processes — but it remains a genuinely useful map of where memory can succeed or fail, and this </w:t>
      </w:r>
      <w:r>
        <w:lastRenderedPageBreak/>
        <w:t>chapter is organized around exactly that map: encoding (this section), storage (Section 2), and retrieval, including how retrieval goes wrong (Sections 3 and 4).</w:t>
      </w:r>
    </w:p>
    <w:p w14:paraId="70C741D8" w14:textId="77777777" w:rsidR="005B41AA" w:rsidRDefault="00000000">
      <w:pPr>
        <w:spacing w:before="60" w:after="60"/>
      </w:pPr>
      <w:r>
        <w:rPr>
          <w:i/>
          <w:color w:val="666666"/>
          <w:sz w:val="18"/>
        </w:rPr>
        <w:t>[Figure artwork omitted from line-edit packet; caption follows.]</w:t>
      </w:r>
    </w:p>
    <w:p w14:paraId="2735FBF9" w14:textId="77777777" w:rsidR="005B41AA" w:rsidRDefault="00000000">
      <w:r>
        <w:rPr>
          <w:i/>
        </w:rPr>
        <w:t>Figure 8.1. The Atkinson-Shiffrin model maps memory as three stages that differ in capacity and duration: a brief, high-capacity sensory buffer; a sharply limited short-term/working memory; and an effectively unlimited long-term store. The three "boxes" are a simplification: modern research treats them as functionally distinct processes rather than physical containers, but the map is still useful for locating where memory succeeds or fails.</w:t>
      </w:r>
    </w:p>
    <w:p w14:paraId="5D1046B6" w14:textId="77777777" w:rsidR="005B41AA" w:rsidRDefault="00000000">
      <w:r>
        <w:rPr>
          <w:b/>
        </w:rPr>
        <w:t>Sensory memory</w:t>
      </w:r>
      <w:r>
        <w:t xml:space="preserve"> holds the raw sensory impression of a stimulus for an extremely short window — under a second for vision, slightly longer for hearing — and most of it is gone before you ever become consciously aware it existed. George Sperling demonstrated just how much information sensory memory actually holds, briefly, using a clever procedure now built into nearly every memory course: he flashed a grid of letters (three rows of three or four) for a mere 50 milliseconds, far too fast to read off normally. When asked to report the </w:t>
      </w:r>
      <w:r>
        <w:rPr>
          <w:i/>
        </w:rPr>
        <w:t>entire</w:t>
      </w:r>
      <w:r>
        <w:t xml:space="preserve"> grid (whole report), people could typically name only three to five letters — suggesting sensory memory holds very little. But when Sperling instead cued participants, immediately after the flash, to report just </w:t>
      </w:r>
      <w:r>
        <w:rPr>
          <w:i/>
        </w:rPr>
        <w:t>one specific row</w:t>
      </w:r>
      <w:r>
        <w:t xml:space="preserve"> (partial report), people could report that row nearly perfectly, regardless of which row was cued — implying that, for an instant, the </w:t>
      </w:r>
      <w:r>
        <w:rPr>
          <w:i/>
        </w:rPr>
        <w:t>entire</w:t>
      </w:r>
      <w:r>
        <w:t xml:space="preserve"> grid had actually been available, and was simply decaying too fast for a full verbal report to capture it (Sperling, 1960). This visual version of sensory memory is called </w:t>
      </w:r>
      <w:r>
        <w:rPr>
          <w:b/>
        </w:rPr>
        <w:t>iconic memory</w:t>
      </w:r>
      <w:r>
        <w:t xml:space="preserve">; the parallel auditory version, which holds sound briefly enough that you can sometimes "replay" the last few words someone just said even when you weren't fully listening, is called </w:t>
      </w:r>
      <w:r>
        <w:rPr>
          <w:b/>
        </w:rPr>
        <w:t>echoic memory</w:t>
      </w:r>
      <w:r>
        <w:t xml:space="preserve">. </w:t>
      </w:r>
      <w:commentRangeStart w:id="3"/>
      <w:commentRangeStart w:id="4"/>
      <w:r>
        <w:t>You can get a rough feel for Sperling's effect yourself: have someone flash a 3×3 grid of letters at you for under a second, then immediately point to one row and ask you to name it — if you can do that, but couldn't have named the entire grid, you've just demonstrated the gap between what sensory memory briefly holds and what whole report can capture.</w:t>
      </w:r>
      <w:commentRangeEnd w:id="3"/>
      <w:r w:rsidR="007C48B4">
        <w:rPr>
          <w:rStyle w:val="CommentReference"/>
          <w:sz w:val="22"/>
          <w:szCs w:val="22"/>
        </w:rPr>
        <w:commentReference w:id="3"/>
      </w:r>
      <w:commentRangeEnd w:id="4"/>
      <w:r w:rsidR="007C48B4">
        <w:rPr>
          <w:rStyle w:val="CommentReference"/>
          <w:sz w:val="22"/>
          <w:szCs w:val="22"/>
        </w:rPr>
        <w:commentReference w:id="4"/>
      </w:r>
    </w:p>
    <w:p w14:paraId="5475AA5A" w14:textId="77777777" w:rsidR="005B41AA" w:rsidRDefault="00000000">
      <w:pPr>
        <w:pBdr>
          <w:left w:val="single" w:sz="14" w:space="8" w:color="2E74B5"/>
        </w:pBdr>
        <w:shd w:val="clear" w:color="auto" w:fill="F4F6F9"/>
        <w:spacing w:before="80" w:after="160"/>
        <w:ind w:left="180" w:right="120"/>
      </w:pPr>
      <w:r>
        <w:rPr>
          <w:b/>
        </w:rPr>
        <w:t>Stop and Retrieve:</w:t>
      </w:r>
      <w:r>
        <w:t xml:space="preserve"> Before reading on — in your own words, why did Sperling's </w:t>
      </w:r>
      <w:r>
        <w:rPr>
          <w:i/>
        </w:rPr>
        <w:t>partial</w:t>
      </w:r>
      <w:r>
        <w:t xml:space="preserve"> report procedure reveal more about sensory memory's actual capacity than the whole report procedure did?</w:t>
      </w:r>
    </w:p>
    <w:p w14:paraId="4EFE044D" w14:textId="01F7D0C6" w:rsidR="007C48B4" w:rsidRDefault="00000000">
      <w:r>
        <w:t xml:space="preserve">Information that gets attended to moves from sensory memory into </w:t>
      </w:r>
      <w:r>
        <w:rPr>
          <w:b/>
        </w:rPr>
        <w:t>short-term memory</w:t>
      </w:r>
      <w:r>
        <w:t xml:space="preserve">, and STM's defining feature is how little of it there is. George Miller's classic review of the evidence concluded that STM holds roughly seven items, plus or minus two — a number durable enough that "the magical number seven" became one of psychology's most recognized findings (Miller, 1956). More recent work has argued the true focus of working memory's attentional capacity may be closer to three or four meaningful chunks, with estimates varying by task, domain, and how aggressively participants can chunk (Cowan, 2001). The exact number is debated; the lesson that capacity is sharply limited is not. But "seven items" is doing work in that phrase: an "item" isn't fixed at one letter or one word. </w:t>
      </w:r>
    </w:p>
    <w:p w14:paraId="601EE977" w14:textId="77777777" w:rsidR="007C48B4" w:rsidRDefault="00000000">
      <w:pPr>
        <w:rPr>
          <w:ins w:id="5" w:author="Jon Oxford" w:date="2026-07-23T08:00:00Z" w16du:dateUtc="2026-07-23T13:00:00Z"/>
        </w:rPr>
      </w:pPr>
      <w:r>
        <w:rPr>
          <w:b/>
        </w:rPr>
        <w:lastRenderedPageBreak/>
        <w:t>Chunking</w:t>
      </w:r>
      <w:r>
        <w:t xml:space="preserve"> — grouping individual pieces of information into larger, more meaningful units — lets a fixed number of "slots" hold far more raw information than it looks like. The string of letters F-B-I-C-I-A-I-R-S is nine separate items if read as individual letters, comfortably exceeding STM's limit; chunked as FBI-CIA-IRS, it is three. </w:t>
      </w:r>
    </w:p>
    <w:p w14:paraId="65C5C04F" w14:textId="75E4A871" w:rsidR="007C48B4" w:rsidRDefault="00000000">
      <w:pPr>
        <w:rPr>
          <w:ins w:id="6" w:author="Jon Oxford" w:date="2026-07-23T07:59:00Z" w16du:dateUtc="2026-07-23T12:59:00Z"/>
        </w:rPr>
      </w:pPr>
      <w:r>
        <w:t xml:space="preserve">Mnemonic devices exploit exactly this principle. </w:t>
      </w:r>
      <w:r>
        <w:rPr>
          <w:b/>
        </w:rPr>
        <w:t>Roy G. Biv</w:t>
      </w:r>
      <w:r>
        <w:t xml:space="preserve">, the invented name standing for Red-Orange-Yellow-Green-Blue-Indigo-Violet, converts seven separate, arbitrary color names into a single memorable chunk — a pseudo-name — that can be unpacked back into the full ordered list on demand. </w:t>
      </w:r>
    </w:p>
    <w:p w14:paraId="411530A9" w14:textId="14B907ED" w:rsidR="005B41AA" w:rsidRDefault="00000000">
      <w:r>
        <w:t>You can try the classic STM-capacity demonstration on yourself or a friend: read a random string of seven to nine digits aloud at a steady pace, then immediately try to repeat it bac</w:t>
      </w:r>
      <w:ins w:id="7" w:author="Jon Oxford" w:date="2026-07-23T08:01:00Z" w16du:dateUtc="2026-07-23T13:01:00Z">
        <w:r w:rsidR="007C48B4">
          <w:t>k. To make it harder, you can have them repeat i</w:t>
        </w:r>
      </w:ins>
      <w:ins w:id="8" w:author="Jon Oxford" w:date="2026-07-23T08:02:00Z" w16du:dateUtc="2026-07-23T13:02:00Z">
        <w:r w:rsidR="007C48B4">
          <w:t xml:space="preserve">t backward, which interferes with rehearsal (i.e., repeating it over and over to keep it in short-term memory) that is called the </w:t>
        </w:r>
      </w:ins>
      <w:del w:id="9" w:author="Jon Oxford" w:date="2026-07-23T08:01:00Z" w16du:dateUtc="2026-07-23T13:01:00Z">
        <w:r w:rsidDel="007C48B4">
          <w:delText>k forward; t</w:delText>
        </w:r>
      </w:del>
      <w:del w:id="10" w:author="Jon Oxford" w:date="2026-07-23T08:02:00Z" w16du:dateUtc="2026-07-23T13:02:00Z">
        <w:r w:rsidDel="007C48B4">
          <w:delText xml:space="preserve">hen try it backward (the </w:delText>
        </w:r>
      </w:del>
      <w:r>
        <w:rPr>
          <w:b/>
        </w:rPr>
        <w:t>backward digit span</w:t>
      </w:r>
      <w:r>
        <w:t xml:space="preserve"> task</w:t>
      </w:r>
      <w:del w:id="11" w:author="Jon Oxford" w:date="2026-07-23T08:02:00Z" w16du:dateUtc="2026-07-23T13:02:00Z">
        <w:r w:rsidDel="007C48B4">
          <w:delText>), which is reliably harder, because it requires actively manipulating the held information rather than simply holding it.</w:delText>
        </w:r>
      </w:del>
    </w:p>
    <w:p w14:paraId="5E828226" w14:textId="77777777" w:rsidR="005D53D3" w:rsidRDefault="00000000">
      <w:pPr>
        <w:rPr>
          <w:ins w:id="12" w:author="Jon Oxford" w:date="2026-07-23T08:04:00Z" w16du:dateUtc="2026-07-23T13:04:00Z"/>
        </w:rPr>
      </w:pPr>
      <w:r>
        <w:t xml:space="preserve">That manipulation requirement is the seam between simple short-term storage and something more demanding. Alan Baddeley and Graham Hitch argued that "short-term memory" as a single passive box couldn't account for tasks that require </w:t>
      </w:r>
      <w:r>
        <w:rPr>
          <w:i/>
        </w:rPr>
        <w:t>holding</w:t>
      </w:r>
      <w:r>
        <w:t xml:space="preserve"> information while simultaneously </w:t>
      </w:r>
      <w:r>
        <w:rPr>
          <w:i/>
        </w:rPr>
        <w:t>doing something with it</w:t>
      </w:r>
      <w:r>
        <w:t xml:space="preserve"> — following directions while also remembering what was just said, doing mental arithmetic, comprehending a sentence whose meaning depends on its first half while reading its second half. Their alternative, </w:t>
      </w:r>
      <w:r>
        <w:rPr>
          <w:b/>
        </w:rPr>
        <w:t>working memory</w:t>
      </w:r>
      <w:r>
        <w:t xml:space="preserve">, proposed a multi-component system. The original model distinguished </w:t>
      </w:r>
    </w:p>
    <w:p w14:paraId="5F36049B" w14:textId="77777777" w:rsidR="005D53D3" w:rsidRDefault="00000000" w:rsidP="005D53D3">
      <w:pPr>
        <w:pStyle w:val="ListParagraph"/>
        <w:numPr>
          <w:ilvl w:val="0"/>
          <w:numId w:val="2"/>
        </w:numPr>
        <w:rPr>
          <w:ins w:id="13" w:author="Jon Oxford" w:date="2026-07-23T08:04:00Z" w16du:dateUtc="2026-07-23T13:04:00Z"/>
        </w:rPr>
      </w:pPr>
      <w:r>
        <w:t xml:space="preserve">a </w:t>
      </w:r>
      <w:r w:rsidRPr="005D53D3">
        <w:rPr>
          <w:b/>
        </w:rPr>
        <w:t>central executive</w:t>
      </w:r>
      <w:r>
        <w:t xml:space="preserve"> that allocates attention and coordinates the rest of the system</w:t>
      </w:r>
    </w:p>
    <w:p w14:paraId="457F8366" w14:textId="77777777" w:rsidR="005D53D3" w:rsidRDefault="00000000" w:rsidP="005D53D3">
      <w:pPr>
        <w:pStyle w:val="ListParagraph"/>
        <w:numPr>
          <w:ilvl w:val="0"/>
          <w:numId w:val="2"/>
        </w:numPr>
        <w:rPr>
          <w:ins w:id="14" w:author="Jon Oxford" w:date="2026-07-23T08:04:00Z" w16du:dateUtc="2026-07-23T13:04:00Z"/>
        </w:rPr>
      </w:pPr>
      <w:del w:id="15" w:author="Jon Oxford" w:date="2026-07-23T08:04:00Z" w16du:dateUtc="2026-07-23T13:04:00Z">
        <w:r w:rsidDel="005D53D3">
          <w:delText xml:space="preserve">, </w:delText>
        </w:r>
      </w:del>
      <w:r>
        <w:t xml:space="preserve">a </w:t>
      </w:r>
      <w:r w:rsidRPr="005D53D3">
        <w:rPr>
          <w:b/>
        </w:rPr>
        <w:t>phonological loop</w:t>
      </w:r>
      <w:r>
        <w:t xml:space="preserve"> that maintains verbal and acoustic information</w:t>
      </w:r>
    </w:p>
    <w:p w14:paraId="64F8A7CC" w14:textId="5594B8B9" w:rsidR="005B41AA" w:rsidRDefault="00000000" w:rsidP="005D53D3">
      <w:pPr>
        <w:pStyle w:val="ListParagraph"/>
        <w:numPr>
          <w:ilvl w:val="0"/>
          <w:numId w:val="2"/>
        </w:numPr>
        <w:pPrChange w:id="16" w:author="Jon Oxford" w:date="2026-07-23T08:04:00Z" w16du:dateUtc="2026-07-23T13:04:00Z">
          <w:pPr/>
        </w:pPrChange>
      </w:pPr>
      <w:del w:id="17" w:author="Jon Oxford" w:date="2026-07-23T08:04:00Z" w16du:dateUtc="2026-07-23T13:04:00Z">
        <w:r w:rsidDel="005D53D3">
          <w:delText xml:space="preserve">, and </w:delText>
        </w:r>
      </w:del>
      <w:r>
        <w:t xml:space="preserve">a </w:t>
      </w:r>
      <w:r w:rsidRPr="005D53D3">
        <w:rPr>
          <w:b/>
        </w:rPr>
        <w:t>visuospatial sketchpad</w:t>
      </w:r>
      <w:r>
        <w:t xml:space="preserve"> that maintains visual and spatial information (Baddeley &amp; Hitch, 1974).</w:t>
      </w:r>
    </w:p>
    <w:p w14:paraId="167FB82F" w14:textId="77777777" w:rsidR="00C06EE0" w:rsidRDefault="00000000">
      <w:pPr>
        <w:rPr>
          <w:ins w:id="18" w:author="Jon Oxford" w:date="2026-07-23T08:07:00Z" w16du:dateUtc="2026-07-23T13:07:00Z"/>
        </w:rPr>
      </w:pPr>
      <w:r>
        <w:t xml:space="preserve">Baddeley later added an </w:t>
      </w:r>
      <w:r>
        <w:rPr>
          <w:b/>
        </w:rPr>
        <w:t>episodic buffer</w:t>
      </w:r>
      <w:r>
        <w:t xml:space="preserve">: a limited temporary workspace that binds information from those specialized systems with relevant knowledge retrieved from long-term memory into one coherent representation (Baddeley, 2000). Imagine following spoken directions across a familiar campus: the phonological loop keeps the street names active, the visuospatial sketchpad holds the route, and the episodic buffer </w:t>
      </w:r>
      <w:r w:rsidRPr="00C06EE0">
        <w:rPr>
          <w:u w:val="single"/>
          <w:rPrChange w:id="19" w:author="Jon Oxford" w:date="2026-07-23T08:06:00Z" w16du:dateUtc="2026-07-23T13:06:00Z">
            <w:rPr/>
          </w:rPrChange>
        </w:rPr>
        <w:t>combines</w:t>
      </w:r>
      <w:r>
        <w:t xml:space="preserve"> both with what you already know about the campus. </w:t>
      </w:r>
    </w:p>
    <w:p w14:paraId="324A263C" w14:textId="4844E7DC" w:rsidR="005B41AA" w:rsidRDefault="00000000">
      <w:r>
        <w:t xml:space="preserve">Do not confuse the episodic buffer with episodic long-term memory. The buffer temporarily integrates information; episodic memory stores autobiographical events. Working memory is the cognitive workspace you're using right now to hold the beginning of this sentence in mind while reading its end — and individual differences in working memory capacity turn out to predict a surprisingly wide range of </w:t>
      </w:r>
      <w:commentRangeStart w:id="20"/>
      <w:r>
        <w:t xml:space="preserve">cognitive </w:t>
      </w:r>
      <w:commentRangeEnd w:id="20"/>
      <w:r w:rsidR="00C06EE0">
        <w:rPr>
          <w:rStyle w:val="CommentReference"/>
          <w:sz w:val="22"/>
          <w:szCs w:val="22"/>
        </w:rPr>
        <w:commentReference w:id="20"/>
      </w:r>
      <w:r>
        <w:t>abilities, a connection Chapter 9 picks up directly.</w:t>
      </w:r>
    </w:p>
    <w:p w14:paraId="61A99F91" w14:textId="77777777" w:rsidR="005B41AA" w:rsidRDefault="00000000">
      <w:pPr>
        <w:spacing w:before="60" w:after="60"/>
      </w:pPr>
      <w:r>
        <w:rPr>
          <w:i/>
          <w:color w:val="666666"/>
          <w:sz w:val="18"/>
        </w:rPr>
        <w:t>[Figure artwork omitted from line-edit packet; caption follows.]</w:t>
      </w:r>
    </w:p>
    <w:p w14:paraId="435B5A5D" w14:textId="77777777" w:rsidR="005B41AA" w:rsidRDefault="00000000">
      <w:r>
        <w:rPr>
          <w:i/>
        </w:rPr>
        <w:t xml:space="preserve">Figure 8.2. Baddeley's working-memory model replaces a single passive short-term store with an active system. The central executive coordinates attention; the phonological loop maintains verbal and acoustic </w:t>
      </w:r>
      <w:r>
        <w:rPr>
          <w:i/>
        </w:rPr>
        <w:lastRenderedPageBreak/>
        <w:t>information; the visuospatial sketchpad maintains visual and spatial information; and the episodic buffer temporarily binds those contents with relevant long-term knowledge into a coherent representation. The episodic buffer is not the same as episodic long-term memory.</w:t>
      </w:r>
    </w:p>
    <w:p w14:paraId="22A66FB6" w14:textId="77777777" w:rsidR="005B41AA" w:rsidRDefault="00000000">
      <w:pPr>
        <w:pBdr>
          <w:left w:val="single" w:sz="14" w:space="8" w:color="2E74B5"/>
        </w:pBdr>
        <w:shd w:val="clear" w:color="auto" w:fill="F4F6F9"/>
        <w:spacing w:before="80" w:after="160"/>
        <w:ind w:left="180" w:right="120"/>
      </w:pPr>
      <w:r>
        <w:rPr>
          <w:b/>
        </w:rPr>
        <w:t>Think About It:</w:t>
      </w:r>
      <w:r>
        <w:t xml:space="preserve"> Try holding a phone number in mind for ten seconds while someone talks to you about something unrelated. What happens to the number? Which part is most directly disrupted — the phonological loop, the central executive, or both — and why? Now picture where each digit sits on a keypad while keeping the number active. Which component would bind the verbal and visual information into one temporary representation?</w:t>
      </w:r>
    </w:p>
    <w:p w14:paraId="66186F5C" w14:textId="0B0B0917" w:rsidR="005B41AA" w:rsidRDefault="00000000">
      <w:r>
        <w:t xml:space="preserve">A common, useful </w:t>
      </w:r>
      <w:del w:id="21" w:author="Jon Oxford" w:date="2026-07-23T08:08:00Z" w16du:dateUtc="2026-07-23T13:08:00Z">
        <w:r w:rsidDel="00C06EE0">
          <w:delText xml:space="preserve">(if imperfect) </w:delText>
        </w:r>
      </w:del>
      <w:r>
        <w:t xml:space="preserve">metaphor for why short-term and working memory are so easily disrupted is the </w:t>
      </w:r>
      <w:r>
        <w:rPr>
          <w:b/>
        </w:rPr>
        <w:t>leaky bucket</w:t>
      </w:r>
      <w:r>
        <w:t>: information held only in STM is like water poured into a bucket with holes in the bottom</w:t>
      </w:r>
      <w:ins w:id="22" w:author="Jon Oxford" w:date="2026-07-23T08:08:00Z" w16du:dateUtc="2026-07-23T13:08:00Z">
        <w:r w:rsidR="00C06EE0">
          <w:t xml:space="preserve">, </w:t>
        </w:r>
      </w:ins>
      <w:ins w:id="23" w:author="Jon Oxford" w:date="2026-07-23T08:09:00Z" w16du:dateUtc="2026-07-23T13:09:00Z">
        <w:r w:rsidR="00C06EE0">
          <w:t>water quickly drains</w:t>
        </w:r>
      </w:ins>
      <w:del w:id="24" w:author="Jon Oxford" w:date="2026-07-23T08:08:00Z" w16du:dateUtc="2026-07-23T13:08:00Z">
        <w:r w:rsidDel="00C06EE0">
          <w:delText xml:space="preserve"> — it doesn't need anything dramatic to displace it, </w:delText>
        </w:r>
      </w:del>
      <w:del w:id="25" w:author="Jon Oxford" w:date="2026-07-23T08:09:00Z" w16du:dateUtc="2026-07-23T13:09:00Z">
        <w:r w:rsidDel="00C06EE0">
          <w:delText>it simply drains</w:delText>
        </w:r>
      </w:del>
      <w:r>
        <w:t xml:space="preserve"> away</w:t>
      </w:r>
      <w:del w:id="26" w:author="Jon Oxford" w:date="2026-07-23T08:09:00Z" w16du:dateUtc="2026-07-23T13:09:00Z">
        <w:r w:rsidDel="00C06EE0">
          <w:delText xml:space="preserve"> on its own </w:delText>
        </w:r>
      </w:del>
      <w:r>
        <w:t>unless something actively keeps topping it off (rehearsing it, using it, connecting it to something else). That "connecting it to something else" turns out to be the single most powerful lever available for getting information out of the leaky bucket and into durable long-term storage</w:t>
      </w:r>
      <w:ins w:id="27" w:author="Jon Oxford" w:date="2026-07-23T08:11:00Z" w16du:dateUtc="2026-07-23T13:11:00Z">
        <w:r w:rsidR="00C06EE0">
          <w:t>. Recall that memories are held in connections within and between neural networks</w:t>
        </w:r>
      </w:ins>
      <w:ins w:id="28" w:author="Jon Oxford" w:date="2026-07-23T08:12:00Z" w16du:dateUtc="2026-07-23T13:12:00Z">
        <w:r w:rsidR="00C06EE0">
          <w:t xml:space="preserve">. How you make those connections is </w:t>
        </w:r>
      </w:ins>
      <w:del w:id="29" w:author="Jon Oxford" w:date="2026-07-23T08:11:00Z" w16du:dateUtc="2026-07-23T13:11:00Z">
        <w:r w:rsidDel="00C06EE0">
          <w:delText>,</w:delText>
        </w:r>
      </w:del>
      <w:del w:id="30" w:author="Jon Oxford" w:date="2026-07-23T08:12:00Z" w16du:dateUtc="2026-07-23T13:12:00Z">
        <w:r w:rsidDel="00C06EE0">
          <w:delText xml:space="preserve"> and</w:delText>
        </w:r>
      </w:del>
      <w:r>
        <w:t xml:space="preserve"> the next part of this section is about exactly how.</w:t>
      </w:r>
    </w:p>
    <w:p w14:paraId="5274F8E2" w14:textId="77777777" w:rsidR="005B41AA" w:rsidRDefault="00000000">
      <w:pPr>
        <w:pStyle w:val="Heading3"/>
      </w:pPr>
      <w:r>
        <w:rPr>
          <w:rFonts w:ascii="Calibri" w:hAnsi="Calibri"/>
        </w:rPr>
        <w:t>AI Connection: Working Memory and the Context Window</w:t>
      </w:r>
    </w:p>
    <w:p w14:paraId="6C7CD57C" w14:textId="25FD7414" w:rsidR="005B41AA" w:rsidRDefault="00000000">
      <w:r>
        <w:t xml:space="preserve">Baddeley's working memory is a limited-capacity active workspace: a system that holds a small amount of information while simultaneously operating on it, coordinated by a central executive that decides what currently deserves attention. A large language model's </w:t>
      </w:r>
      <w:ins w:id="31" w:author="Jon Oxford" w:date="2026-07-23T08:12:00Z" w16du:dateUtc="2026-07-23T13:12:00Z">
        <w:r w:rsidR="00C06EE0">
          <w:t>(i.e, LLM, generative AI like</w:t>
        </w:r>
      </w:ins>
      <w:ins w:id="32" w:author="Jon Oxford" w:date="2026-07-23T08:13:00Z" w16du:dateUtc="2026-07-23T13:13:00Z">
        <w:r w:rsidR="00C06EE0">
          <w:t xml:space="preserve"> ChatGPT or Claude), </w:t>
        </w:r>
      </w:ins>
      <w:r>
        <w:rPr>
          <w:b/>
        </w:rPr>
        <w:t>context window</w:t>
      </w:r>
      <w:r>
        <w:t xml:space="preserve"> — the </w:t>
      </w:r>
      <w:ins w:id="33" w:author="Jon Oxford" w:date="2026-07-23T08:14:00Z" w16du:dateUtc="2026-07-23T13:14:00Z">
        <w:r w:rsidR="00EC2A4C">
          <w:t xml:space="preserve">information it is working with from the chat window and your prompt </w:t>
        </w:r>
      </w:ins>
      <w:del w:id="34" w:author="Jon Oxford" w:date="2026-07-23T08:14:00Z" w16du:dateUtc="2026-07-23T13:14:00Z">
        <w:r w:rsidDel="00EC2A4C">
          <w:delText>span of prior text the model can actually "see" and condition its next output on during a given exchange — doe</w:delText>
        </w:r>
      </w:del>
      <w:ins w:id="35" w:author="Jon Oxford" w:date="2026-07-23T08:14:00Z" w16du:dateUtc="2026-07-23T13:14:00Z">
        <w:r w:rsidR="00EC2A4C">
          <w:t>doe</w:t>
        </w:r>
      </w:ins>
      <w:r>
        <w:t xml:space="preserve">s something structurally similar: it's the finite, limited resource the </w:t>
      </w:r>
      <w:del w:id="36" w:author="Jon Oxford" w:date="2026-07-23T08:14:00Z" w16du:dateUtc="2026-07-23T13:14:00Z">
        <w:r w:rsidDel="00EC2A4C">
          <w:delText xml:space="preserve">system </w:delText>
        </w:r>
      </w:del>
      <w:ins w:id="37" w:author="Jon Oxford" w:date="2026-07-23T08:14:00Z" w16du:dateUtc="2026-07-23T13:14:00Z">
        <w:r w:rsidR="00EC2A4C">
          <w:t>neural network</w:t>
        </w:r>
        <w:r w:rsidR="00EC2A4C">
          <w:t xml:space="preserve"> </w:t>
        </w:r>
      </w:ins>
      <w:r>
        <w:t>actively works within for any given task,</w:t>
      </w:r>
      <w:del w:id="38" w:author="Jon Oxford" w:date="2026-07-23T08:15:00Z" w16du:dateUtc="2026-07-23T13:15:00Z">
        <w:r w:rsidDel="00EC2A4C">
          <w:delText xml:space="preserve"> and information outside it might as well not exist for that exchange, </w:delText>
        </w:r>
      </w:del>
      <w:ins w:id="39" w:author="Jon Oxford" w:date="2026-07-23T08:15:00Z" w16du:dateUtc="2026-07-23T13:15:00Z">
        <w:r w:rsidR="00EC2A4C">
          <w:t>as the text in the chat window increases some fall</w:t>
        </w:r>
      </w:ins>
      <w:ins w:id="40" w:author="Jon Oxford" w:date="2026-07-23T08:16:00Z" w16du:dateUtc="2026-07-23T13:16:00Z">
        <w:r w:rsidR="00EC2A4C">
          <w:t>s out and drift or hallucinations can happen, similar to when you answer a text in the middle of studying and forget</w:t>
        </w:r>
      </w:ins>
      <w:ins w:id="41" w:author="Jon Oxford" w:date="2026-07-23T08:17:00Z" w16du:dateUtc="2026-07-23T13:17:00Z">
        <w:r w:rsidR="00EC2A4C">
          <w:t xml:space="preserve"> what you just read. </w:t>
        </w:r>
      </w:ins>
      <w:del w:id="42" w:author="Jon Oxford" w:date="2026-07-23T08:17:00Z" w16du:dateUtc="2026-07-23T13:17:00Z">
        <w:r w:rsidDel="00EC2A4C">
          <w:delText>exactly the way information that drains out of the leaky bucket isn't available to you anymore either.</w:delText>
        </w:r>
      </w:del>
    </w:p>
    <w:p w14:paraId="0C16D8A8" w14:textId="790C3336" w:rsidR="005B41AA" w:rsidRDefault="00000000">
      <w:r>
        <w:rPr>
          <w:b/>
        </w:rPr>
        <w:t>The simplification:</w:t>
      </w:r>
      <w:r>
        <w:t xml:space="preserve"> what gets left out is the central executive itself. Working memory's executive</w:t>
      </w:r>
      <w:ins w:id="43" w:author="Jon Oxford" w:date="2026-07-23T08:17:00Z" w16du:dateUtc="2026-07-23T13:17:00Z">
        <w:r w:rsidR="00EC2A4C">
          <w:t xml:space="preserve"> (i.e., think director)</w:t>
        </w:r>
      </w:ins>
      <w:r>
        <w:t xml:space="preserve"> component does real cognitive work — it decides what is currently relevant, suppresses information that would interfere, and allocates limited attentional resources toward the parts of the held information that matter most for the task at hand. </w:t>
      </w:r>
      <w:commentRangeStart w:id="44"/>
      <w:r>
        <w:t>A context window has no equivalent. While attention mechanisms in modern language models do weight different parts of the context non-uniformly, there is no goal-directed executive deciding what is currently important, suppressing what would interfere, or actively protecting a task-relevant priority against competing information the way the central executive does. The weighting is statistical, not purposive. The context window is sheer capacity without executive control layered on top of it</w:t>
      </w:r>
      <w:commentRangeEnd w:id="44"/>
      <w:r w:rsidR="00EC2A4C">
        <w:rPr>
          <w:rStyle w:val="CommentReference"/>
          <w:sz w:val="22"/>
          <w:szCs w:val="22"/>
        </w:rPr>
        <w:commentReference w:id="44"/>
      </w:r>
      <w:r>
        <w:t>.</w:t>
      </w:r>
    </w:p>
    <w:p w14:paraId="63825A01" w14:textId="77777777" w:rsidR="005B41AA" w:rsidRDefault="00000000">
      <w:commentRangeStart w:id="45"/>
      <w:r>
        <w:rPr>
          <w:b/>
        </w:rPr>
        <w:lastRenderedPageBreak/>
        <w:t>What the breakdown tells us:</w:t>
      </w:r>
      <w:r>
        <w:t xml:space="preserve"> this is exactly why long AI conversations can feel like the system "loses track" of an earlier instruction even when that instruction is still, technically, inside the context window — there's no mechanism inside the system actively prioritizing it the way your central executive would keep a goal active against competing information. It also sharpens what Baddeley's model is actually claiming about humans: working memory's limit isn't simply "how much information fits," the way a context window's limit is "how many tokens fit." The limit is fundamentally about </w:t>
      </w:r>
      <w:r>
        <w:rPr>
          <w:i/>
        </w:rPr>
        <w:t>executive control</w:t>
      </w:r>
      <w:r>
        <w:t xml:space="preserve"> — what gets selected, protected, and acted on — which is a different kind of bottleneck than raw storage capacity, and one a flat context window doesn't have at all.</w:t>
      </w:r>
      <w:commentRangeEnd w:id="45"/>
      <w:r w:rsidR="005F6AFA">
        <w:rPr>
          <w:rStyle w:val="CommentReference"/>
          <w:sz w:val="22"/>
          <w:szCs w:val="22"/>
        </w:rPr>
        <w:commentReference w:id="45"/>
      </w:r>
    </w:p>
    <w:p w14:paraId="1AC3C251" w14:textId="77777777" w:rsidR="005B41AA" w:rsidRDefault="00000000">
      <w:pPr>
        <w:pBdr>
          <w:left w:val="single" w:sz="14" w:space="8" w:color="2E74B5"/>
        </w:pBdr>
        <w:shd w:val="clear" w:color="auto" w:fill="F4F6F9"/>
        <w:spacing w:before="80" w:after="160"/>
        <w:ind w:left="180" w:right="120"/>
      </w:pPr>
      <w:r>
        <w:rPr>
          <w:b/>
        </w:rPr>
        <w:t>Stop and Retrieve:</w:t>
      </w:r>
      <w:r>
        <w:t xml:space="preserve"> In your own words, what is missing from a language model's context window that Baddeley's central executive actually does for human working memory?</w:t>
      </w:r>
    </w:p>
    <w:p w14:paraId="06000872" w14:textId="77777777" w:rsidR="005F6AFA" w:rsidRDefault="00000000">
      <w:pPr>
        <w:rPr>
          <w:ins w:id="46" w:author="Jon Oxford" w:date="2026-07-23T08:20:00Z" w16du:dateUtc="2026-07-23T13:20:00Z"/>
        </w:rPr>
      </w:pPr>
      <w:r>
        <w:t xml:space="preserve">Getting information past the leaky bucket and into long-term storage depends heavily on </w:t>
      </w:r>
      <w:r>
        <w:rPr>
          <w:i/>
        </w:rPr>
        <w:t>how</w:t>
      </w:r>
      <w:r>
        <w:t xml:space="preserve"> it's processed while it's still in working memory, not just on repeating it. Fergus Craik and Robert Lockhart's </w:t>
      </w:r>
      <w:r>
        <w:rPr>
          <w:b/>
        </w:rPr>
        <w:t>levels of processing</w:t>
      </w:r>
      <w:r>
        <w:t xml:space="preserve"> framework argues that </w:t>
      </w:r>
    </w:p>
    <w:p w14:paraId="5A53B52C" w14:textId="77777777" w:rsidR="005F6AFA" w:rsidRDefault="00000000" w:rsidP="005F6AFA">
      <w:pPr>
        <w:pStyle w:val="ListParagraph"/>
        <w:numPr>
          <w:ilvl w:val="0"/>
          <w:numId w:val="3"/>
        </w:numPr>
        <w:rPr>
          <w:ins w:id="47" w:author="Jon Oxford" w:date="2026-07-23T08:20:00Z" w16du:dateUtc="2026-07-23T13:20:00Z"/>
        </w:rPr>
      </w:pPr>
      <w:r w:rsidRPr="005F6AFA">
        <w:rPr>
          <w:b/>
        </w:rPr>
        <w:t>shallow processing</w:t>
      </w:r>
      <w:r>
        <w:t xml:space="preserve"> — focusing on a stimulus's surface features, like the sound of a word or its visual appearance — produces weak, easily lost memory traces</w:t>
      </w:r>
    </w:p>
    <w:p w14:paraId="3B9DB4E8" w14:textId="77777777" w:rsidR="005F6AFA" w:rsidRDefault="00000000" w:rsidP="005F6AFA">
      <w:pPr>
        <w:pStyle w:val="ListParagraph"/>
        <w:numPr>
          <w:ilvl w:val="0"/>
          <w:numId w:val="3"/>
        </w:numPr>
        <w:rPr>
          <w:ins w:id="48" w:author="Jon Oxford" w:date="2026-07-23T08:20:00Z" w16du:dateUtc="2026-07-23T13:20:00Z"/>
        </w:rPr>
      </w:pPr>
      <w:del w:id="49" w:author="Jon Oxford" w:date="2026-07-23T08:20:00Z" w16du:dateUtc="2026-07-23T13:20:00Z">
        <w:r w:rsidDel="005F6AFA">
          <w:delText xml:space="preserve">, </w:delText>
        </w:r>
      </w:del>
      <w:r>
        <w:t xml:space="preserve">while </w:t>
      </w:r>
      <w:r w:rsidRPr="005F6AFA">
        <w:rPr>
          <w:b/>
        </w:rPr>
        <w:t>deep processing</w:t>
      </w:r>
      <w:r>
        <w:t xml:space="preserve"> — engaging with a stimulus's meaning, relating it to existing knowledge, thinking about what it implies — produces durable ones (Craik &amp; Lockhart, 1972). </w:t>
      </w:r>
    </w:p>
    <w:p w14:paraId="3AFC45F0" w14:textId="77777777" w:rsidR="005F6AFA" w:rsidRDefault="00000000" w:rsidP="005F6AFA">
      <w:pPr>
        <w:rPr>
          <w:ins w:id="50" w:author="Jon Oxford" w:date="2026-07-23T08:21:00Z" w16du:dateUtc="2026-07-23T13:21:00Z"/>
        </w:rPr>
      </w:pPr>
      <w:r>
        <w:t xml:space="preserve">This is why simply re-reading a textbook chapter (shallow: you're processing familiar visual word-shapes) is a notoriously weak study strategy compared to actually explaining the material in your own words or connecting it to something you already understand (deep processing, by definition). </w:t>
      </w:r>
    </w:p>
    <w:p w14:paraId="63024AC1" w14:textId="5A70F88E" w:rsidR="005B41AA" w:rsidRDefault="00000000" w:rsidP="005F6AFA">
      <w:r w:rsidRPr="005F6AFA">
        <w:rPr>
          <w:b/>
        </w:rPr>
        <w:t>Elaboration</w:t>
      </w:r>
      <w:r>
        <w:t xml:space="preserve"> — deliberately building a richer network of associations and cues around new information, rather than encoding it in isolation — is the encoding-strategy version of deep processing, and it's the mechanism behind why a personally relevant example sticks better than an abstract definition: connecting new information to your own life builds far more retrieval cues than connecting it to nothing at all.</w:t>
      </w:r>
    </w:p>
    <w:p w14:paraId="69FACA31" w14:textId="77777777" w:rsidR="005B41AA" w:rsidRDefault="00000000">
      <w:pPr>
        <w:spacing w:before="60" w:after="60"/>
      </w:pPr>
      <w:r>
        <w:rPr>
          <w:i/>
          <w:color w:val="666666"/>
          <w:sz w:val="18"/>
        </w:rPr>
        <w:t>[Figure artwork omitted from line-edit packet; caption follows.]</w:t>
      </w:r>
    </w:p>
    <w:p w14:paraId="552BB236" w14:textId="77777777" w:rsidR="005B41AA" w:rsidRDefault="00000000">
      <w:r>
        <w:rPr>
          <w:i/>
        </w:rPr>
        <w:t>Figure 8.3. The same word can leave different memory traces depending on what you do with it during encoding. Judging a surface feature, such as whether a word is uppercase, produces weaker later recognition than fitting that word into a meaningful idea. The word stays the same; the encoding operation changes.</w:t>
      </w:r>
    </w:p>
    <w:p w14:paraId="0860977D" w14:textId="77777777" w:rsidR="005B41AA" w:rsidRDefault="00000000">
      <w:pPr>
        <w:pBdr>
          <w:left w:val="single" w:sz="14" w:space="8" w:color="2E74B5"/>
        </w:pBdr>
        <w:shd w:val="clear" w:color="auto" w:fill="F4F6F9"/>
        <w:spacing w:before="80" w:after="160"/>
        <w:ind w:left="180" w:right="120"/>
      </w:pPr>
      <w:r>
        <w:rPr>
          <w:b/>
        </w:rPr>
        <w:t>Think About It:</w:t>
      </w:r>
      <w:r>
        <w:t xml:space="preserve"> Pick something you're trying to learn for another class right now. Are you mostly processing it shallowly (re-reading, highlighting) or deeply (explaining it, connecting it to something you already know, generating your own examples)? Based on this section, which would you predict actually works better — and does that match what you've noticed about your own retention?</w:t>
      </w:r>
    </w:p>
    <w:p w14:paraId="7CA05007" w14:textId="77777777" w:rsidR="005B41AA" w:rsidRDefault="00000000">
      <w:r>
        <w:rPr>
          <w:b/>
        </w:rPr>
        <w:lastRenderedPageBreak/>
        <w:t>Try it yourself:</w:t>
      </w:r>
      <w:r>
        <w:t xml:space="preserve"> In What Makes a Word Stick?, commit to a prediction, make appearance-, sound-, and meaning-based judgments, and compare later recognition. Treat your individual score as a demonstration to interpret, not as a diagnostic test or a controlled experiment on you.</w:t>
      </w:r>
    </w:p>
    <w:p w14:paraId="635DAD39" w14:textId="77777777" w:rsidR="005F6AFA" w:rsidRDefault="00000000">
      <w:pPr>
        <w:rPr>
          <w:ins w:id="51" w:author="Jon Oxford" w:date="2026-07-23T08:21:00Z" w16du:dateUtc="2026-07-23T13:21:00Z"/>
        </w:rPr>
      </w:pPr>
      <w:r>
        <w:t xml:space="preserve">Two more encoding and retrieval strategies </w:t>
      </w:r>
      <w:del w:id="52" w:author="Jon Oxford" w:date="2026-07-23T08:21:00Z" w16du:dateUtc="2026-07-23T13:21:00Z">
        <w:r w:rsidDel="005F6AFA">
          <w:delText xml:space="preserve">round out this section, and both </w:delText>
        </w:r>
      </w:del>
      <w:r>
        <w:t xml:space="preserve">are robust enough that they show up repeatedly across the entire learning-science literature, not just in memory research specifically. </w:t>
      </w:r>
    </w:p>
    <w:p w14:paraId="518D35EF" w14:textId="685D2C18" w:rsidR="005F6AFA" w:rsidRDefault="00000000" w:rsidP="005F6AFA">
      <w:pPr>
        <w:pStyle w:val="ListParagraph"/>
        <w:numPr>
          <w:ilvl w:val="0"/>
          <w:numId w:val="4"/>
        </w:numPr>
        <w:rPr>
          <w:ins w:id="53" w:author="Jon Oxford" w:date="2026-07-23T08:22:00Z" w16du:dateUtc="2026-07-23T13:22:00Z"/>
        </w:rPr>
      </w:pPr>
      <w:r>
        <w:t xml:space="preserve">The </w:t>
      </w:r>
      <w:r w:rsidRPr="005F6AFA">
        <w:rPr>
          <w:b/>
        </w:rPr>
        <w:t>spacing effect</w:t>
      </w:r>
      <w:r>
        <w:t xml:space="preserve"> (also called distributed practice) is the finding that the same total amount of study time produces better long-term retention when it's spread out across </w:t>
      </w:r>
      <w:r w:rsidRPr="005F6AFA">
        <w:rPr>
          <w:u w:val="single"/>
          <w:rPrChange w:id="54" w:author="Jon Oxford" w:date="2026-07-23T08:22:00Z" w16du:dateUtc="2026-07-23T13:22:00Z">
            <w:rPr/>
          </w:rPrChange>
        </w:rPr>
        <w:t>multiple</w:t>
      </w:r>
      <w:r>
        <w:t xml:space="preserve"> separated sessions than when it's crammed into one continuous session</w:t>
      </w:r>
      <w:ins w:id="55" w:author="Jon Oxford" w:date="2026-07-23T08:22:00Z" w16du:dateUtc="2026-07-23T13:22:00Z">
        <w:r w:rsidR="005F6AFA">
          <w:t xml:space="preserve">. So pulling an all-nighter to study for an exam is more work and less payoff </w:t>
        </w:r>
      </w:ins>
      <w:ins w:id="56" w:author="Jon Oxford" w:date="2026-07-23T08:23:00Z" w16du:dateUtc="2026-07-23T13:23:00Z">
        <w:r w:rsidR="005F6AFA">
          <w:t xml:space="preserve">than 15-30 minutes </w:t>
        </w:r>
        <w:r w:rsidR="00557A20">
          <w:t>everyday. One is working with memory traces that fade, and you have nothing to show for it in the end</w:t>
        </w:r>
      </w:ins>
      <w:ins w:id="57" w:author="Jon Oxford" w:date="2026-07-23T08:24:00Z" w16du:dateUtc="2026-07-23T13:24:00Z">
        <w:r w:rsidR="00557A20">
          <w:t>, no durable memory. The other spacing, results in the point of college to have skills and knowledge.</w:t>
        </w:r>
      </w:ins>
      <w:del w:id="58" w:author="Jon Oxford" w:date="2026-07-23T08:22:00Z" w16du:dateUtc="2026-07-23T13:22:00Z">
        <w:r w:rsidDel="005F6AFA">
          <w:delText xml:space="preserve"> </w:delText>
        </w:r>
      </w:del>
      <w:del w:id="59" w:author="Jon Oxford" w:date="2026-07-23T08:24:00Z" w16du:dateUtc="2026-07-23T13:24:00Z">
        <w:r w:rsidDel="00557A20">
          <w:delText xml:space="preserve">— restudying material after a delay, once some forgetting has already begun, forces a more effortful, more durable retrieval than restudying material that's still fresh and easy to access (Cepeda et al., 2006). </w:delText>
        </w:r>
      </w:del>
    </w:p>
    <w:p w14:paraId="1EA3561D" w14:textId="04A0111F" w:rsidR="00557A20" w:rsidRDefault="00000000" w:rsidP="005F6AFA">
      <w:pPr>
        <w:pStyle w:val="ListParagraph"/>
        <w:numPr>
          <w:ilvl w:val="0"/>
          <w:numId w:val="4"/>
        </w:numPr>
        <w:rPr>
          <w:ins w:id="60" w:author="Jon Oxford" w:date="2026-07-23T08:25:00Z" w16du:dateUtc="2026-07-23T13:25:00Z"/>
        </w:rPr>
      </w:pPr>
      <w:commentRangeStart w:id="61"/>
      <w:r>
        <w:t xml:space="preserve">The </w:t>
      </w:r>
      <w:r w:rsidRPr="005F6AFA">
        <w:rPr>
          <w:b/>
        </w:rPr>
        <w:t>testing effect</w:t>
      </w:r>
      <w:r>
        <w:t xml:space="preserve"> (also called retrieval practice) is the related finding that actively retrieving information from memory — testing yourself, rather than simply re-exposing yourself to the material again — produces stronger, more durable learning than restudying does, even when the test itself doesn't provide any feedback about whether you got it right (Roediger &amp; Karpicke, 2006).</w:t>
      </w:r>
      <w:del w:id="62" w:author="Jon Oxford" w:date="2026-07-23T08:25:00Z" w16du:dateUtc="2026-07-23T13:25:00Z">
        <w:r w:rsidDel="00557A20">
          <w:delText xml:space="preserve"> </w:delText>
        </w:r>
      </w:del>
      <w:commentRangeEnd w:id="61"/>
      <w:r w:rsidR="00557A20">
        <w:rPr>
          <w:rStyle w:val="CommentReference"/>
          <w:sz w:val="22"/>
          <w:szCs w:val="22"/>
        </w:rPr>
        <w:commentReference w:id="61"/>
      </w:r>
    </w:p>
    <w:p w14:paraId="2D2B1089" w14:textId="7232B6FF" w:rsidR="005B41AA" w:rsidRDefault="00000000" w:rsidP="00557A20">
      <w:commentRangeStart w:id="63"/>
      <w:r>
        <w:t>Both effects point in the same direction as the levels-of-processing findings above: memory is strengthened more by the effortful cognitive work of reconstructing information than by the comparatively passive act of re-encountering it, which is exactly why cramming and re-reading feel more productive in the moment than they actually are.</w:t>
      </w:r>
      <w:commentRangeEnd w:id="63"/>
      <w:r w:rsidR="00557A20">
        <w:rPr>
          <w:rStyle w:val="CommentReference"/>
          <w:sz w:val="22"/>
          <w:szCs w:val="22"/>
        </w:rPr>
        <w:commentReference w:id="63"/>
      </w:r>
    </w:p>
    <w:p w14:paraId="68261223" w14:textId="77777777" w:rsidR="005B41AA" w:rsidRDefault="00000000">
      <w:r>
        <w:rPr>
          <w:b/>
        </w:rPr>
        <w:t>Try it yourself:</w:t>
      </w:r>
      <w:r>
        <w:t xml:space="preserve"> Can You Make Two Words Stick Together? compares your usual strategy with an ordinary interaction and then a bizarre interaction. Use it to test whether relational binding gives one word a route back to its partner—and whether added weirdness helps, adds nothing, or distorts the relationship you need to remember.</w:t>
      </w:r>
    </w:p>
    <w:p w14:paraId="1792B5AA" w14:textId="77777777" w:rsidR="005B41AA" w:rsidRDefault="00000000">
      <w:pPr>
        <w:pStyle w:val="Heading1"/>
      </w:pPr>
      <w:r>
        <w:rPr>
          <w:rFonts w:ascii="Calibri" w:hAnsi="Calibri"/>
        </w:rPr>
        <w:t>Section 2: Storage — From Synapse to System</w:t>
      </w:r>
    </w:p>
    <w:p w14:paraId="724FF247" w14:textId="77777777" w:rsidR="005B41AA" w:rsidRDefault="00000000">
      <w:commentRangeStart w:id="64"/>
      <w:r>
        <w:t xml:space="preserve">Once information survives encoding, it has to actually be maintained somewhere, and "somewhere" has both a biological answer and a functional one. Biologically, durable memory storage depends on </w:t>
      </w:r>
      <w:r>
        <w:rPr>
          <w:b/>
        </w:rPr>
        <w:t>long-term potentiation (LTP)</w:t>
      </w:r>
      <w:r>
        <w:t xml:space="preserve"> — a lasting strengthening of the connection between two neurons that fire together repeatedly, demonstrated experimentally by showing that electrically stimulating a neural pathway in the hippocampus produces an enhanced response to subsequent stimulation along that same pathway, lasting from minutes to many hours (Bliss &amp; Lømo, 1973). LTP is one major cellular </w:t>
      </w:r>
      <w:r>
        <w:lastRenderedPageBreak/>
        <w:t>mechanism thought to support the much looser popular phrase "neurons that fire together wire together" (Chapter 3 introduced the broader Hebbian framing this comes from): a synapse that has recently been active alongside its neighbor becomes more efficient at transmitting future signals along that same path, and a durable memory trace, at the level of biology, is thought to involve exactly this kind of strengthened pattern of connections.</w:t>
      </w:r>
      <w:commentRangeEnd w:id="64"/>
      <w:r w:rsidR="003D7335">
        <w:rPr>
          <w:rStyle w:val="CommentReference"/>
          <w:sz w:val="22"/>
          <w:szCs w:val="22"/>
        </w:rPr>
        <w:commentReference w:id="64"/>
      </w:r>
    </w:p>
    <w:p w14:paraId="303D0ECF" w14:textId="77777777" w:rsidR="003D7335" w:rsidRDefault="00000000">
      <w:pPr>
        <w:rPr>
          <w:ins w:id="65" w:author="Jon Oxford" w:date="2026-07-23T08:31:00Z" w16du:dateUtc="2026-07-23T13:31:00Z"/>
        </w:rPr>
      </w:pPr>
      <w:r>
        <w:t xml:space="preserve">Functionally, though, "long-term memory" isn't one undifferentiated storehouse — it fractures into types that behave, and that fail, differently from each other. The most fundamental split is between </w:t>
      </w:r>
    </w:p>
    <w:p w14:paraId="7C12D289" w14:textId="77777777" w:rsidR="003D7335" w:rsidRDefault="00000000" w:rsidP="003D7335">
      <w:pPr>
        <w:pStyle w:val="ListParagraph"/>
        <w:numPr>
          <w:ilvl w:val="0"/>
          <w:numId w:val="5"/>
        </w:numPr>
        <w:rPr>
          <w:ins w:id="66" w:author="Jon Oxford" w:date="2026-07-23T08:31:00Z" w16du:dateUtc="2026-07-23T13:31:00Z"/>
        </w:rPr>
      </w:pPr>
      <w:commentRangeStart w:id="67"/>
      <w:commentRangeStart w:id="68"/>
      <w:r w:rsidRPr="003D7335">
        <w:rPr>
          <w:b/>
        </w:rPr>
        <w:t>explicit memory</w:t>
      </w:r>
      <w:r>
        <w:t xml:space="preserve"> (also called declarative memory) — memory you can consciously recall and describe, like a fact or a personal experienc</w:t>
      </w:r>
      <w:ins w:id="69" w:author="Jon Oxford" w:date="2026-07-23T08:31:00Z" w16du:dateUtc="2026-07-23T13:31:00Z">
        <w:r w:rsidR="003D7335">
          <w:t>e</w:t>
        </w:r>
      </w:ins>
    </w:p>
    <w:p w14:paraId="000E7E7D" w14:textId="169C0FB2" w:rsidR="005B41AA" w:rsidRDefault="00000000" w:rsidP="003D7335">
      <w:pPr>
        <w:pStyle w:val="ListParagraph"/>
        <w:numPr>
          <w:ilvl w:val="0"/>
          <w:numId w:val="5"/>
        </w:numPr>
        <w:pPrChange w:id="70" w:author="Jon Oxford" w:date="2026-07-23T08:31:00Z" w16du:dateUtc="2026-07-23T13:31:00Z">
          <w:pPr/>
        </w:pPrChange>
      </w:pPr>
      <w:del w:id="71" w:author="Jon Oxford" w:date="2026-07-23T08:31:00Z" w16du:dateUtc="2026-07-23T13:31:00Z">
        <w:r w:rsidDel="003D7335">
          <w:delText xml:space="preserve">e — and </w:delText>
        </w:r>
      </w:del>
      <w:r w:rsidRPr="003D7335">
        <w:rPr>
          <w:b/>
        </w:rPr>
        <w:t>implicit memory</w:t>
      </w:r>
      <w:r>
        <w:t xml:space="preserve"> (also called nondeclarative memory) — memory that influences behavior without conscious awareness or effortful recall, like the motor skill of riding a bicycle or </w:t>
      </w:r>
      <w:r w:rsidRPr="003D7335">
        <w:rPr>
          <w:b/>
        </w:rPr>
        <w:t>priming</w:t>
      </w:r>
      <w:r>
        <w:t xml:space="preserve"> — the improved speed at recognizing a word you were recently, incidentally exposed to. Priming works like a standing prediction: the relevant past stays partially active on its own, so the retrieval system doesn't have to search from scratch every time. Explicit memory itself splits further: </w:t>
      </w:r>
      <w:r w:rsidRPr="003D7335">
        <w:rPr>
          <w:b/>
        </w:rPr>
        <w:t>episodic memory</w:t>
      </w:r>
      <w:r>
        <w:t xml:space="preserve"> is memory for personally experienced events, located in a specific time and place (what you had for breakfast, your first day of college), while </w:t>
      </w:r>
      <w:r w:rsidRPr="003D7335">
        <w:rPr>
          <w:b/>
        </w:rPr>
        <w:t>semantic memory</w:t>
      </w:r>
      <w:r>
        <w:t xml:space="preserve"> is general factual knowledge, detached from any specific episode of learning it (knowing that Paris is the capital of France, without remembering the specific moment you learned that fact) — a distinction Endel Tulving introduced specifically because the two types, despite both being "explicit," behave differently and can be selectively damaged independently of each other (Tulving, 1972). </w:t>
      </w:r>
      <w:r w:rsidRPr="003D7335">
        <w:rPr>
          <w:b/>
        </w:rPr>
        <w:t>Procedural memory</w:t>
      </w:r>
      <w:r>
        <w:t xml:space="preserve"> — memory for how to perform a skill or sequence of actions, like typing or riding a bicycle — is the most common form of implicit memory discussed in introductory courses, and it is famous for surviving even profound damage to explicit memory, which is exactly the pattern this section's classic study demonstrates.</w:t>
      </w:r>
      <w:commentRangeEnd w:id="67"/>
      <w:r w:rsidR="003D7335">
        <w:rPr>
          <w:rStyle w:val="CommentReference"/>
          <w:sz w:val="22"/>
          <w:szCs w:val="22"/>
        </w:rPr>
        <w:commentReference w:id="67"/>
      </w:r>
      <w:commentRangeEnd w:id="68"/>
      <w:r w:rsidR="003D7335">
        <w:rPr>
          <w:rStyle w:val="CommentReference"/>
          <w:sz w:val="22"/>
          <w:szCs w:val="22"/>
        </w:rPr>
        <w:commentReference w:id="68"/>
      </w:r>
    </w:p>
    <w:p w14:paraId="47173C14" w14:textId="77777777" w:rsidR="005B41AA" w:rsidRDefault="00000000">
      <w:pPr>
        <w:spacing w:before="60" w:after="60"/>
      </w:pPr>
      <w:r>
        <w:rPr>
          <w:i/>
          <w:color w:val="666666"/>
          <w:sz w:val="18"/>
        </w:rPr>
        <w:t>[Figure artwork omitted from line-edit packet; caption follows.]</w:t>
      </w:r>
    </w:p>
    <w:p w14:paraId="6168ADB9" w14:textId="77777777" w:rsidR="005B41AA" w:rsidRDefault="00000000">
      <w:r>
        <w:rPr>
          <w:i/>
        </w:rPr>
        <w:t>Figure 8.4. Long-term memory is not one undifferentiated store. As this chapter organizes memory types, it splits first into explicit memory, which is conscious and recall-dependent, and implicit memory, which influences behavior without conscious recall. Explicit memory then splits into episodic and semantic memory, while implicit memory splits into procedural memory and priming. This structure matters because the branches can be damaged independently.</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5B41AA" w14:paraId="341FCE66" w14:textId="77777777">
        <w:tc>
          <w:tcPr>
            <w:tcW w:w="2340" w:type="dxa"/>
            <w:shd w:val="clear" w:color="auto" w:fill="E8EEF5"/>
            <w:tcMar>
              <w:top w:w="80" w:type="dxa"/>
              <w:left w:w="120" w:type="dxa"/>
              <w:bottom w:w="80" w:type="dxa"/>
              <w:right w:w="120" w:type="dxa"/>
            </w:tcMar>
            <w:vAlign w:val="center"/>
          </w:tcPr>
          <w:p w14:paraId="07DD6D40" w14:textId="77777777" w:rsidR="005B41AA" w:rsidRDefault="00000000">
            <w:pPr>
              <w:spacing w:after="40" w:line="276" w:lineRule="auto"/>
            </w:pPr>
            <w:r>
              <w:rPr>
                <w:b/>
                <w:sz w:val="20"/>
              </w:rPr>
              <w:t>Memory type</w:t>
            </w:r>
          </w:p>
        </w:tc>
        <w:tc>
          <w:tcPr>
            <w:tcW w:w="2340" w:type="dxa"/>
            <w:shd w:val="clear" w:color="auto" w:fill="E8EEF5"/>
            <w:tcMar>
              <w:top w:w="80" w:type="dxa"/>
              <w:left w:w="120" w:type="dxa"/>
              <w:bottom w:w="80" w:type="dxa"/>
              <w:right w:w="120" w:type="dxa"/>
            </w:tcMar>
            <w:vAlign w:val="center"/>
          </w:tcPr>
          <w:p w14:paraId="54B4D7F6" w14:textId="77777777" w:rsidR="005B41AA" w:rsidRDefault="00000000">
            <w:pPr>
              <w:spacing w:after="40" w:line="276" w:lineRule="auto"/>
            </w:pPr>
            <w:r>
              <w:rPr>
                <w:b/>
                <w:sz w:val="20"/>
              </w:rPr>
              <w:t>Conscious recall required?</w:t>
            </w:r>
          </w:p>
        </w:tc>
        <w:tc>
          <w:tcPr>
            <w:tcW w:w="2340" w:type="dxa"/>
            <w:shd w:val="clear" w:color="auto" w:fill="E8EEF5"/>
            <w:tcMar>
              <w:top w:w="80" w:type="dxa"/>
              <w:left w:w="120" w:type="dxa"/>
              <w:bottom w:w="80" w:type="dxa"/>
              <w:right w:w="120" w:type="dxa"/>
            </w:tcMar>
            <w:vAlign w:val="center"/>
          </w:tcPr>
          <w:p w14:paraId="38CDDC8C" w14:textId="77777777" w:rsidR="005B41AA" w:rsidRDefault="00000000">
            <w:pPr>
              <w:spacing w:after="40" w:line="276" w:lineRule="auto"/>
            </w:pPr>
            <w:r>
              <w:rPr>
                <w:b/>
                <w:sz w:val="20"/>
              </w:rPr>
              <w:t>Example</w:t>
            </w:r>
          </w:p>
        </w:tc>
        <w:tc>
          <w:tcPr>
            <w:tcW w:w="2340" w:type="dxa"/>
            <w:shd w:val="clear" w:color="auto" w:fill="E8EEF5"/>
            <w:tcMar>
              <w:top w:w="80" w:type="dxa"/>
              <w:left w:w="120" w:type="dxa"/>
              <w:bottom w:w="80" w:type="dxa"/>
              <w:right w:w="120" w:type="dxa"/>
            </w:tcMar>
            <w:vAlign w:val="center"/>
          </w:tcPr>
          <w:p w14:paraId="4C92BB14" w14:textId="77777777" w:rsidR="005B41AA" w:rsidRDefault="00000000">
            <w:pPr>
              <w:spacing w:after="40" w:line="276" w:lineRule="auto"/>
            </w:pPr>
            <w:r>
              <w:rPr>
                <w:b/>
                <w:sz w:val="20"/>
              </w:rPr>
              <w:t>Case anchor</w:t>
            </w:r>
          </w:p>
        </w:tc>
      </w:tr>
      <w:tr w:rsidR="005B41AA" w14:paraId="14A3FE38" w14:textId="77777777">
        <w:tc>
          <w:tcPr>
            <w:tcW w:w="2340" w:type="dxa"/>
            <w:tcMar>
              <w:top w:w="80" w:type="dxa"/>
              <w:left w:w="120" w:type="dxa"/>
              <w:bottom w:w="80" w:type="dxa"/>
              <w:right w:w="120" w:type="dxa"/>
            </w:tcMar>
            <w:vAlign w:val="center"/>
          </w:tcPr>
          <w:p w14:paraId="433DFA9E" w14:textId="77777777" w:rsidR="005B41AA" w:rsidRDefault="00000000">
            <w:pPr>
              <w:spacing w:after="40" w:line="276" w:lineRule="auto"/>
            </w:pPr>
            <w:r>
              <w:rPr>
                <w:b/>
                <w:sz w:val="20"/>
              </w:rPr>
              <w:t>Episodic</w:t>
            </w:r>
          </w:p>
        </w:tc>
        <w:tc>
          <w:tcPr>
            <w:tcW w:w="2340" w:type="dxa"/>
            <w:tcMar>
              <w:top w:w="80" w:type="dxa"/>
              <w:left w:w="120" w:type="dxa"/>
              <w:bottom w:w="80" w:type="dxa"/>
              <w:right w:w="120" w:type="dxa"/>
            </w:tcMar>
            <w:vAlign w:val="center"/>
          </w:tcPr>
          <w:p w14:paraId="3BC457E4" w14:textId="77777777" w:rsidR="005B41AA" w:rsidRDefault="00000000">
            <w:pPr>
              <w:spacing w:after="40" w:line="276" w:lineRule="auto"/>
            </w:pPr>
            <w:r>
              <w:rPr>
                <w:sz w:val="20"/>
              </w:rPr>
              <w:t>Yes</w:t>
            </w:r>
          </w:p>
        </w:tc>
        <w:tc>
          <w:tcPr>
            <w:tcW w:w="2340" w:type="dxa"/>
            <w:tcMar>
              <w:top w:w="80" w:type="dxa"/>
              <w:left w:w="120" w:type="dxa"/>
              <w:bottom w:w="80" w:type="dxa"/>
              <w:right w:w="120" w:type="dxa"/>
            </w:tcMar>
            <w:vAlign w:val="center"/>
          </w:tcPr>
          <w:p w14:paraId="766C8D28" w14:textId="77777777" w:rsidR="005B41AA" w:rsidRDefault="00000000">
            <w:pPr>
              <w:spacing w:after="40" w:line="276" w:lineRule="auto"/>
            </w:pPr>
            <w:r>
              <w:rPr>
                <w:sz w:val="20"/>
              </w:rPr>
              <w:t>Your first day of college; what you had for breakfast</w:t>
            </w:r>
          </w:p>
        </w:tc>
        <w:tc>
          <w:tcPr>
            <w:tcW w:w="2340" w:type="dxa"/>
            <w:tcMar>
              <w:top w:w="80" w:type="dxa"/>
              <w:left w:w="120" w:type="dxa"/>
              <w:bottom w:w="80" w:type="dxa"/>
              <w:right w:w="120" w:type="dxa"/>
            </w:tcMar>
            <w:vAlign w:val="center"/>
          </w:tcPr>
          <w:p w14:paraId="3D7034BD" w14:textId="77777777" w:rsidR="005B41AA" w:rsidRDefault="00000000">
            <w:pPr>
              <w:spacing w:after="40" w:line="276" w:lineRule="auto"/>
            </w:pPr>
            <w:r>
              <w:rPr>
                <w:sz w:val="20"/>
              </w:rPr>
              <w:t>Completely impaired in H.M. — post-surgery episodes disappeared within minutes</w:t>
            </w:r>
          </w:p>
        </w:tc>
      </w:tr>
      <w:tr w:rsidR="005B41AA" w14:paraId="192BE03A" w14:textId="77777777">
        <w:tc>
          <w:tcPr>
            <w:tcW w:w="2340" w:type="dxa"/>
            <w:tcMar>
              <w:top w:w="80" w:type="dxa"/>
              <w:left w:w="120" w:type="dxa"/>
              <w:bottom w:w="80" w:type="dxa"/>
              <w:right w:w="120" w:type="dxa"/>
            </w:tcMar>
            <w:vAlign w:val="center"/>
          </w:tcPr>
          <w:p w14:paraId="725C6FB9" w14:textId="77777777" w:rsidR="005B41AA" w:rsidRDefault="00000000">
            <w:pPr>
              <w:spacing w:after="40" w:line="276" w:lineRule="auto"/>
            </w:pPr>
            <w:r>
              <w:rPr>
                <w:b/>
                <w:sz w:val="20"/>
              </w:rPr>
              <w:lastRenderedPageBreak/>
              <w:t>Semantic</w:t>
            </w:r>
          </w:p>
        </w:tc>
        <w:tc>
          <w:tcPr>
            <w:tcW w:w="2340" w:type="dxa"/>
            <w:tcMar>
              <w:top w:w="80" w:type="dxa"/>
              <w:left w:w="120" w:type="dxa"/>
              <w:bottom w:w="80" w:type="dxa"/>
              <w:right w:w="120" w:type="dxa"/>
            </w:tcMar>
            <w:vAlign w:val="center"/>
          </w:tcPr>
          <w:p w14:paraId="5F37140D" w14:textId="77777777" w:rsidR="005B41AA" w:rsidRDefault="00000000">
            <w:pPr>
              <w:spacing w:after="40" w:line="276" w:lineRule="auto"/>
            </w:pPr>
            <w:r>
              <w:rPr>
                <w:sz w:val="20"/>
              </w:rPr>
              <w:t>Yes</w:t>
            </w:r>
          </w:p>
        </w:tc>
        <w:tc>
          <w:tcPr>
            <w:tcW w:w="2340" w:type="dxa"/>
            <w:tcMar>
              <w:top w:w="80" w:type="dxa"/>
              <w:left w:w="120" w:type="dxa"/>
              <w:bottom w:w="80" w:type="dxa"/>
              <w:right w:w="120" w:type="dxa"/>
            </w:tcMar>
            <w:vAlign w:val="center"/>
          </w:tcPr>
          <w:p w14:paraId="5F091CB3" w14:textId="77777777" w:rsidR="005B41AA" w:rsidRDefault="00000000">
            <w:pPr>
              <w:spacing w:after="40" w:line="276" w:lineRule="auto"/>
            </w:pPr>
            <w:r>
              <w:rPr>
                <w:sz w:val="20"/>
              </w:rPr>
              <w:t>Paris is the capital of France</w:t>
            </w:r>
          </w:p>
        </w:tc>
        <w:tc>
          <w:tcPr>
            <w:tcW w:w="2340" w:type="dxa"/>
            <w:tcMar>
              <w:top w:w="80" w:type="dxa"/>
              <w:left w:w="120" w:type="dxa"/>
              <w:bottom w:w="80" w:type="dxa"/>
              <w:right w:w="120" w:type="dxa"/>
            </w:tcMar>
            <w:vAlign w:val="center"/>
          </w:tcPr>
          <w:p w14:paraId="7B9EE108" w14:textId="77777777" w:rsidR="005B41AA" w:rsidRDefault="00000000">
            <w:pPr>
              <w:spacing w:after="40" w:line="276" w:lineRule="auto"/>
            </w:pPr>
            <w:r>
              <w:rPr>
                <w:sz w:val="20"/>
              </w:rPr>
              <w:t>Can be selectively preserved or lost independently of episodic memory</w:t>
            </w:r>
          </w:p>
        </w:tc>
      </w:tr>
      <w:tr w:rsidR="005B41AA" w14:paraId="50573E21" w14:textId="77777777">
        <w:tc>
          <w:tcPr>
            <w:tcW w:w="2340" w:type="dxa"/>
            <w:tcMar>
              <w:top w:w="80" w:type="dxa"/>
              <w:left w:w="120" w:type="dxa"/>
              <w:bottom w:w="80" w:type="dxa"/>
              <w:right w:w="120" w:type="dxa"/>
            </w:tcMar>
            <w:vAlign w:val="center"/>
          </w:tcPr>
          <w:p w14:paraId="4345CF56" w14:textId="77777777" w:rsidR="005B41AA" w:rsidRDefault="00000000">
            <w:pPr>
              <w:spacing w:after="40" w:line="276" w:lineRule="auto"/>
            </w:pPr>
            <w:r>
              <w:rPr>
                <w:b/>
                <w:sz w:val="20"/>
              </w:rPr>
              <w:t>Procedural</w:t>
            </w:r>
          </w:p>
        </w:tc>
        <w:tc>
          <w:tcPr>
            <w:tcW w:w="2340" w:type="dxa"/>
            <w:tcMar>
              <w:top w:w="80" w:type="dxa"/>
              <w:left w:w="120" w:type="dxa"/>
              <w:bottom w:w="80" w:type="dxa"/>
              <w:right w:w="120" w:type="dxa"/>
            </w:tcMar>
            <w:vAlign w:val="center"/>
          </w:tcPr>
          <w:p w14:paraId="682FEDE8" w14:textId="77777777" w:rsidR="005B41AA" w:rsidRDefault="00000000">
            <w:pPr>
              <w:spacing w:after="40" w:line="276" w:lineRule="auto"/>
            </w:pPr>
            <w:r>
              <w:rPr>
                <w:sz w:val="20"/>
              </w:rPr>
              <w:t>No</w:t>
            </w:r>
          </w:p>
        </w:tc>
        <w:tc>
          <w:tcPr>
            <w:tcW w:w="2340" w:type="dxa"/>
            <w:tcMar>
              <w:top w:w="80" w:type="dxa"/>
              <w:left w:w="120" w:type="dxa"/>
              <w:bottom w:w="80" w:type="dxa"/>
              <w:right w:w="120" w:type="dxa"/>
            </w:tcMar>
            <w:vAlign w:val="center"/>
          </w:tcPr>
          <w:p w14:paraId="11C6CB0E" w14:textId="77777777" w:rsidR="005B41AA" w:rsidRDefault="00000000">
            <w:pPr>
              <w:spacing w:after="40" w:line="276" w:lineRule="auto"/>
            </w:pPr>
            <w:r>
              <w:rPr>
                <w:sz w:val="20"/>
              </w:rPr>
              <w:t>Typing, riding a bicycle, mirror tracing</w:t>
            </w:r>
          </w:p>
        </w:tc>
        <w:tc>
          <w:tcPr>
            <w:tcW w:w="2340" w:type="dxa"/>
            <w:tcMar>
              <w:top w:w="80" w:type="dxa"/>
              <w:left w:w="120" w:type="dxa"/>
              <w:bottom w:w="80" w:type="dxa"/>
              <w:right w:w="120" w:type="dxa"/>
            </w:tcMar>
            <w:vAlign w:val="center"/>
          </w:tcPr>
          <w:p w14:paraId="12688F89" w14:textId="77777777" w:rsidR="005B41AA" w:rsidRDefault="00000000">
            <w:pPr>
              <w:spacing w:after="40" w:line="276" w:lineRule="auto"/>
            </w:pPr>
            <w:r>
              <w:rPr>
                <w:sz w:val="20"/>
              </w:rPr>
              <w:t>Spared in both H.M. and Clive Wearing despite devastating explicit-memory loss</w:t>
            </w:r>
          </w:p>
        </w:tc>
      </w:tr>
      <w:tr w:rsidR="005B41AA" w14:paraId="2689717F" w14:textId="77777777">
        <w:tc>
          <w:tcPr>
            <w:tcW w:w="2340" w:type="dxa"/>
            <w:tcMar>
              <w:top w:w="80" w:type="dxa"/>
              <w:left w:w="120" w:type="dxa"/>
              <w:bottom w:w="80" w:type="dxa"/>
              <w:right w:w="120" w:type="dxa"/>
            </w:tcMar>
            <w:vAlign w:val="center"/>
          </w:tcPr>
          <w:p w14:paraId="3DF75D24" w14:textId="77777777" w:rsidR="005B41AA" w:rsidRDefault="00000000">
            <w:pPr>
              <w:spacing w:after="40" w:line="276" w:lineRule="auto"/>
            </w:pPr>
            <w:r>
              <w:rPr>
                <w:b/>
                <w:sz w:val="20"/>
              </w:rPr>
              <w:t>Priming</w:t>
            </w:r>
          </w:p>
        </w:tc>
        <w:tc>
          <w:tcPr>
            <w:tcW w:w="2340" w:type="dxa"/>
            <w:tcMar>
              <w:top w:w="80" w:type="dxa"/>
              <w:left w:w="120" w:type="dxa"/>
              <w:bottom w:w="80" w:type="dxa"/>
              <w:right w:w="120" w:type="dxa"/>
            </w:tcMar>
            <w:vAlign w:val="center"/>
          </w:tcPr>
          <w:p w14:paraId="55BD1029" w14:textId="77777777" w:rsidR="005B41AA" w:rsidRDefault="00000000">
            <w:pPr>
              <w:spacing w:after="40" w:line="276" w:lineRule="auto"/>
            </w:pPr>
            <w:r>
              <w:rPr>
                <w:sz w:val="20"/>
              </w:rPr>
              <w:t>No</w:t>
            </w:r>
          </w:p>
        </w:tc>
        <w:tc>
          <w:tcPr>
            <w:tcW w:w="2340" w:type="dxa"/>
            <w:tcMar>
              <w:top w:w="80" w:type="dxa"/>
              <w:left w:w="120" w:type="dxa"/>
              <w:bottom w:w="80" w:type="dxa"/>
              <w:right w:w="120" w:type="dxa"/>
            </w:tcMar>
            <w:vAlign w:val="center"/>
          </w:tcPr>
          <w:p w14:paraId="5121C5D1" w14:textId="77777777" w:rsidR="005B41AA" w:rsidRDefault="00000000">
            <w:pPr>
              <w:spacing w:after="40" w:line="276" w:lineRule="auto"/>
            </w:pPr>
            <w:r>
              <w:rPr>
                <w:sz w:val="20"/>
              </w:rPr>
              <w:t>Faster word recognition after recent prior exposure</w:t>
            </w:r>
          </w:p>
        </w:tc>
        <w:tc>
          <w:tcPr>
            <w:tcW w:w="2340" w:type="dxa"/>
            <w:tcMar>
              <w:top w:w="80" w:type="dxa"/>
              <w:left w:w="120" w:type="dxa"/>
              <w:bottom w:w="80" w:type="dxa"/>
              <w:right w:w="120" w:type="dxa"/>
            </w:tcMar>
            <w:vAlign w:val="center"/>
          </w:tcPr>
          <w:p w14:paraId="17AEC35C" w14:textId="77777777" w:rsidR="005B41AA" w:rsidRDefault="00000000">
            <w:pPr>
              <w:spacing w:after="40" w:line="276" w:lineRule="auto"/>
            </w:pPr>
            <w:r>
              <w:rPr>
                <w:sz w:val="20"/>
              </w:rPr>
              <w:t>Implicit; occurs with no conscious memory of the prior encounter</w:t>
            </w:r>
          </w:p>
        </w:tc>
      </w:tr>
    </w:tbl>
    <w:p w14:paraId="01D3DD26" w14:textId="77777777" w:rsidR="005B41AA" w:rsidRDefault="005B41AA">
      <w:pPr>
        <w:spacing w:after="0"/>
      </w:pPr>
    </w:p>
    <w:p w14:paraId="37D79D46" w14:textId="77777777" w:rsidR="005B41AA" w:rsidRDefault="00000000">
      <w:pPr>
        <w:pStyle w:val="Heading3"/>
      </w:pPr>
      <w:r>
        <w:rPr>
          <w:rFonts w:ascii="Calibri" w:hAnsi="Calibri"/>
        </w:rPr>
        <w:t>Do Not Confuse: Explicit vs. Implicit Memory</w:t>
      </w:r>
    </w:p>
    <w:p w14:paraId="65B94F2F" w14:textId="77777777" w:rsidR="005B41AA" w:rsidRDefault="00000000">
      <w:r>
        <w:t xml:space="preserve">The distinction matters because the two systems can be damaged independently, which is itself some of the strongest evidence that they're genuinely separate systems rather than two labels for the same thing. </w:t>
      </w:r>
      <w:r>
        <w:rPr>
          <w:i/>
        </w:rPr>
        <w:t>Diagnostic question:</w:t>
      </w:r>
      <w:r>
        <w:t xml:space="preserve"> a patient with severe amnesia cannot recall ever having practiced a mirror-tracing task (tracing a shape while only able to see it reflected in a mirror) — they have no episodic memory of the practice sessions at all — but their performance on the task improves session after session anyway, just as it would for someone with no memory impairment. Is the improvement explicit or implicit memory? (Implicit — specifically procedural memory. The patient has no conscious, explicit recollection of the practice, but the motor skill itself is being retained and improved across sessions, which is the signature of an intact implicit system operating independently of a damaged explicit one.) A different patient can't remember meeting a particular doctor on three prior occasions, but reports an inexplicable, unfounded sense of unease around that doctor specifically. Is that unease explicit or implicit? (Implicit — an emotional/associative trace is influencing behavior and feeling without any accompanying conscious, retrievable memory of the doctor or the prior encounters that produced it.)</w:t>
      </w:r>
    </w:p>
    <w:p w14:paraId="111FBD3B" w14:textId="77777777" w:rsidR="005B41AA" w:rsidRDefault="00000000">
      <w:pPr>
        <w:pBdr>
          <w:left w:val="single" w:sz="14" w:space="8" w:color="2E74B5"/>
        </w:pBdr>
        <w:shd w:val="clear" w:color="auto" w:fill="F4F6F9"/>
        <w:spacing w:before="80" w:after="160"/>
        <w:ind w:left="180" w:right="120"/>
      </w:pPr>
      <w:r>
        <w:rPr>
          <w:b/>
        </w:rPr>
        <w:t>Stop and Retrieve:</w:t>
      </w:r>
      <w:r>
        <w:t xml:space="preserve"> Before moving on — in your own words, what's the actual test for whether a memory is "explicit" rather than "implicit"? (Hint: it isn't about how important or emotional the memory is — it's about whether conscious recall is required to demonstrate it.)</w:t>
      </w:r>
    </w:p>
    <w:p w14:paraId="09AB3D47" w14:textId="77777777" w:rsidR="005B41AA" w:rsidRDefault="00000000">
      <w:pPr>
        <w:pStyle w:val="Heading3"/>
      </w:pPr>
      <w:r>
        <w:rPr>
          <w:rFonts w:ascii="Calibri" w:hAnsi="Calibri"/>
        </w:rPr>
        <w:t>Classic Study: H.M. and the Case for Multiple Memory Systems</w:t>
      </w:r>
    </w:p>
    <w:p w14:paraId="0DCE75E8" w14:textId="77777777" w:rsidR="00EF0C75" w:rsidRDefault="00000000">
      <w:pPr>
        <w:rPr>
          <w:ins w:id="72" w:author="Jon Oxford" w:date="2026-07-23T08:33:00Z" w16du:dateUtc="2026-07-23T13:33:00Z"/>
        </w:rPr>
      </w:pPr>
      <w:r>
        <w:t xml:space="preserve">In 1953, a 27-year-old man known for decades in the scientific literature only by his initials, H.M., underwent experimental brain surgery to control severe, otherwise untreatable epileptic seizures. Surgeons removed tissue from both sides of his medial temporal lobes, including most of the </w:t>
      </w:r>
      <w:r w:rsidRPr="003D7335">
        <w:rPr>
          <w:u w:val="single"/>
          <w:rPrChange w:id="73" w:author="Jon Oxford" w:date="2026-07-23T08:33:00Z" w16du:dateUtc="2026-07-23T13:33:00Z">
            <w:rPr/>
          </w:rPrChange>
        </w:rPr>
        <w:t>hippocampus</w:t>
      </w:r>
      <w:r>
        <w:t xml:space="preserve"> on each side. The seizures improved. But H.M. emerged from surgery with a devastating and highly specific memory impairment that neuropsychologists William </w:t>
      </w:r>
      <w:commentRangeStart w:id="74"/>
      <w:r>
        <w:t xml:space="preserve">Scoville </w:t>
      </w:r>
      <w:commentRangeEnd w:id="74"/>
      <w:r w:rsidR="003D7335">
        <w:rPr>
          <w:rStyle w:val="CommentReference"/>
          <w:sz w:val="22"/>
          <w:szCs w:val="22"/>
        </w:rPr>
        <w:commentReference w:id="74"/>
      </w:r>
      <w:r>
        <w:t xml:space="preserve">and Brenda Milner documented in careful, repeated testing over the following years: profound </w:t>
      </w:r>
      <w:r>
        <w:rPr>
          <w:b/>
        </w:rPr>
        <w:t>anterograde amnesia</w:t>
      </w:r>
      <w:r>
        <w:t xml:space="preserve"> — an </w:t>
      </w:r>
      <w:r>
        <w:lastRenderedPageBreak/>
        <w:t xml:space="preserve">inability to form new </w:t>
      </w:r>
      <w:r w:rsidRPr="00EF0C75">
        <w:rPr>
          <w:u w:val="single"/>
          <w:rPrChange w:id="75" w:author="Jon Oxford" w:date="2026-07-23T08:33:00Z" w16du:dateUtc="2026-07-23T13:33:00Z">
            <w:rPr/>
          </w:rPrChange>
        </w:rPr>
        <w:t>explicit</w:t>
      </w:r>
      <w:r>
        <w:t xml:space="preserve">, long-term memories going forward from the time of the injury — combined with a milder </w:t>
      </w:r>
      <w:r>
        <w:rPr>
          <w:b/>
        </w:rPr>
        <w:t>retrograde amnesia</w:t>
      </w:r>
      <w:r>
        <w:t xml:space="preserve"> affecting roughly the few years just before the surgery (Scoville &amp; Milner, 1957). </w:t>
      </w:r>
    </w:p>
    <w:p w14:paraId="095A9328" w14:textId="677EFD76" w:rsidR="005B41AA" w:rsidRDefault="00000000">
      <w:r>
        <w:t>H.M. could converse normally, retained his memories from well before the surgery, and could hold a thought in working memory for as long as he kept actively rehearsing it — but the moment his attention shifted, the experience was gone, permanently and completely. He met the same researchers, read the same magazine, and heard the same joke as if for the first time, every time, for the rest of his life.</w:t>
      </w:r>
    </w:p>
    <w:p w14:paraId="72CC0825" w14:textId="77777777" w:rsidR="005B41AA" w:rsidRDefault="00000000">
      <w:r>
        <w:t xml:space="preserve">What made H.M.'s case scientifically pivotal wasn't just the severity of the loss — it was what survived alongside it. H.M. </w:t>
      </w:r>
      <w:r w:rsidRPr="00EF0C75">
        <w:rPr>
          <w:u w:val="single"/>
          <w:rPrChange w:id="76" w:author="Jon Oxford" w:date="2026-07-23T08:34:00Z" w16du:dateUtc="2026-07-23T13:34:00Z">
            <w:rPr/>
          </w:rPrChange>
        </w:rPr>
        <w:t>could</w:t>
      </w:r>
      <w:r>
        <w:t xml:space="preserve"> learn new motor skills, including a mirror-tracing task much like the one described in the Do Not Confuse panel above, and his performance improved across sessions exactly the way an undamaged person's would — despite having no explicit memory whatsoever of ever having practiced the task before. </w:t>
      </w:r>
      <w:commentRangeStart w:id="77"/>
      <w:r>
        <w:t xml:space="preserve">This was some of the clearest evidence available at the time that explicit and implicit memory are genuinely separate systems, supported by different brain structures: the hippocampus, which H.M. had lost, is critical for forming new explicit, declarative memories, while procedural learning depends on different circuitry that H.M.'s surgery left intact. </w:t>
      </w:r>
      <w:commentRangeEnd w:id="77"/>
      <w:r w:rsidR="00EF0C75">
        <w:rPr>
          <w:rStyle w:val="CommentReference"/>
          <w:sz w:val="22"/>
          <w:szCs w:val="22"/>
        </w:rPr>
        <w:commentReference w:id="77"/>
      </w:r>
      <w:r>
        <w:t>A single case, this thoroughly documented, reshaped the field's entire model of what "memory" even is.</w:t>
      </w:r>
    </w:p>
    <w:p w14:paraId="6D0BAF0E" w14:textId="77777777" w:rsidR="00EF0C75" w:rsidRDefault="00000000">
      <w:pPr>
        <w:rPr>
          <w:ins w:id="78" w:author="Jon Oxford" w:date="2026-07-23T08:36:00Z" w16du:dateUtc="2026-07-23T13:36:00Z"/>
        </w:rPr>
      </w:pPr>
      <w:r>
        <w:t xml:space="preserve">A useful contrast case, studied decades later, sharpens exactly what H.M.'s pattern does and doesn't generalize to. Clive Wearing, a British musicologist and choral conductor, developed a severe brain infection (herpes simplex encephalitis) in 1985 that damaged his hippocampus and surrounding medial temporal structures even more extensively than H.M.'s surgery had — and Wearing's amnesia is, correspondingly, more dramatic on both ends: </w:t>
      </w:r>
    </w:p>
    <w:p w14:paraId="285E855D" w14:textId="77777777" w:rsidR="00EF0C75" w:rsidRPr="00EF0C75" w:rsidRDefault="00000000" w:rsidP="00EF0C75">
      <w:pPr>
        <w:pStyle w:val="ListParagraph"/>
        <w:numPr>
          <w:ilvl w:val="0"/>
          <w:numId w:val="6"/>
        </w:numPr>
        <w:rPr>
          <w:ins w:id="79" w:author="Jon Oxford" w:date="2026-07-23T08:36:00Z" w16du:dateUtc="2026-07-23T13:36:00Z"/>
          <w:rPrChange w:id="80" w:author="Jon Oxford" w:date="2026-07-23T08:36:00Z" w16du:dateUtc="2026-07-23T13:36:00Z">
            <w:rPr>
              <w:ins w:id="81" w:author="Jon Oxford" w:date="2026-07-23T08:36:00Z" w16du:dateUtc="2026-07-23T13:36:00Z"/>
              <w:i/>
            </w:rPr>
          </w:rPrChange>
        </w:rPr>
      </w:pPr>
      <w:r>
        <w:t>a profound anterograde amnesia in which his sense of having "just woken up" resets every few minutes</w:t>
      </w:r>
    </w:p>
    <w:p w14:paraId="125BE85B" w14:textId="77777777" w:rsidR="00EF0C75" w:rsidRDefault="00000000" w:rsidP="00EF0C75">
      <w:pPr>
        <w:pStyle w:val="ListParagraph"/>
        <w:numPr>
          <w:ilvl w:val="0"/>
          <w:numId w:val="6"/>
        </w:numPr>
        <w:rPr>
          <w:ins w:id="82" w:author="Jon Oxford" w:date="2026-07-23T08:36:00Z" w16du:dateUtc="2026-07-23T13:36:00Z"/>
        </w:rPr>
      </w:pPr>
      <w:del w:id="83" w:author="Jon Oxford" w:date="2026-07-23T08:36:00Z" w16du:dateUtc="2026-07-23T13:36:00Z">
        <w:r w:rsidDel="00EF0C75">
          <w:delText xml:space="preserve">, </w:delText>
        </w:r>
        <w:r w:rsidRPr="00EF0C75" w:rsidDel="00EF0C75">
          <w:rPr>
            <w:i/>
          </w:rPr>
          <w:delText>and</w:delText>
        </w:r>
      </w:del>
      <w:r>
        <w:t xml:space="preserve"> a much more extensive retrograde amnesia than H.M.'s, erasing most of his memory for people and events from years before his illness, including, for long stretches, the recognition that he had ever been a professional musician at all (Wilson &amp; Wearing, 1995). </w:t>
      </w:r>
    </w:p>
    <w:p w14:paraId="18617080" w14:textId="2556EA01" w:rsidR="005B41AA" w:rsidRDefault="00000000" w:rsidP="00EF0C75">
      <w:r>
        <w:t>And yet — exactly like H.M., and for the same underlying reason — Wearing's procedural memory survived almost entirely intact: he can still sight-read music, conduct a choir, and play piano fluently, performing at a level his explicit memory cannot account for and that he himself, moment to moment, cannot explain.</w:t>
      </w:r>
    </w:p>
    <w:p w14:paraId="6D25981E" w14:textId="77777777" w:rsidR="005B41AA" w:rsidRDefault="00000000">
      <w:pPr>
        <w:pStyle w:val="Heading3"/>
      </w:pPr>
      <w:r>
        <w:rPr>
          <w:rFonts w:ascii="Calibri" w:hAnsi="Calibri"/>
        </w:rPr>
        <w:t>Do Not Confuse: Anterograde vs. Retrograde Amnesia</w:t>
      </w:r>
    </w:p>
    <w:p w14:paraId="5649AAE3" w14:textId="77777777" w:rsidR="005B41AA" w:rsidRDefault="00000000">
      <w:r>
        <w:rPr>
          <w:i/>
        </w:rPr>
        <w:t>Diagnostic question:</w:t>
      </w:r>
      <w:r>
        <w:t xml:space="preserve"> after a head injury, a patient can vividly recall their wedding, their childhood, and most of their adult life right up until the day of the accident — but cannot remember anything that has happened to them since, including conversations from earlier that same day. Is this anterograde or retrograde amnesia? (Anterograde — the inability to form </w:t>
      </w:r>
      <w:r>
        <w:rPr>
          <w:i/>
        </w:rPr>
        <w:t>new</w:t>
      </w:r>
      <w:r>
        <w:t xml:space="preserve"> memories going forward from the point </w:t>
      </w:r>
      <w:r>
        <w:lastRenderedPageBreak/>
        <w:t xml:space="preserve">of injury is the defining feature here; the patient's memory for the past, before the injury, is intact.) A different patient, after the same kind of injury, can learn and retain new information just fine going forward, but has lost access to most of their memories from the two years immediately preceding the accident. Is this anterograde or retrograde amnesia? (Retrograde — memory loss extending </w:t>
      </w:r>
      <w:r>
        <w:rPr>
          <w:i/>
        </w:rPr>
        <w:t>backward</w:t>
      </w:r>
      <w:r>
        <w:t xml:space="preserve"> from the injury, affecting previously stored memories, while the ability to form new ones afterward remains intact.) H.M. and Clive Wearing both had a mix of the two, which is exactly why the distinction matters: describing either case accurately requires specifying which direction the memory loss runs, not just that "amnesia" occurred.</w:t>
      </w:r>
    </w:p>
    <w:p w14:paraId="632DA732" w14:textId="77777777" w:rsidR="005B41AA" w:rsidRDefault="00000000">
      <w:pPr>
        <w:pBdr>
          <w:left w:val="single" w:sz="14" w:space="8" w:color="2E74B5"/>
        </w:pBdr>
        <w:shd w:val="clear" w:color="auto" w:fill="F4F6F9"/>
        <w:spacing w:before="80" w:after="160"/>
        <w:ind w:left="180" w:right="120"/>
      </w:pPr>
      <w:r>
        <w:rPr>
          <w:b/>
        </w:rPr>
        <w:t>Think About It:</w:t>
      </w:r>
      <w:r>
        <w:t xml:space="preserve"> H.M. could not consciously recall ever practicing the mirror-tracing task, yet his performance improved anyway, session after session. What does the fact that he could improve at something he had no memory of doing tell you about what "remembering" actually requires — and what it doesn't?</w:t>
      </w:r>
    </w:p>
    <w:p w14:paraId="6974161C" w14:textId="77777777" w:rsidR="005B41AA" w:rsidRDefault="00000000">
      <w:pPr>
        <w:pStyle w:val="Heading1"/>
      </w:pPr>
      <w:r>
        <w:rPr>
          <w:rFonts w:ascii="Calibri" w:hAnsi="Calibri"/>
        </w:rPr>
        <w:t>Section 3: Retrieval and Forgetting</w:t>
      </w:r>
    </w:p>
    <w:p w14:paraId="25810E0F" w14:textId="77777777" w:rsidR="005B41AA" w:rsidRDefault="00000000">
      <w:r>
        <w:t xml:space="preserve">Storage is necessary but not sufficient — a memory that's stored but can never be retrieved is, for all practical purposes, gone. Retrieval is also where some of the most reliable, well-replicated patterns in all of memory research show up, because they reveal something specific about </w:t>
      </w:r>
      <w:r>
        <w:rPr>
          <w:i/>
        </w:rPr>
        <w:t>how</w:t>
      </w:r>
      <w:r>
        <w:t xml:space="preserve"> the retrieval system organizes and searches what's been stored.</w:t>
      </w:r>
    </w:p>
    <w:p w14:paraId="63051FC7" w14:textId="77777777" w:rsidR="005B41AA" w:rsidRDefault="00000000">
      <w:commentRangeStart w:id="84"/>
      <w:r>
        <w:t xml:space="preserve">Ask someone to recall, in any order, a list of thirty unrelated words they just heard, and the result reliably traces out the </w:t>
      </w:r>
      <w:r>
        <w:rPr>
          <w:b/>
        </w:rPr>
        <w:t>serial position effect</w:t>
      </w:r>
      <w:r>
        <w:t xml:space="preserve">: words from the </w:t>
      </w:r>
      <w:r>
        <w:rPr>
          <w:i/>
        </w:rPr>
        <w:t>beginning</w:t>
      </w:r>
      <w:r>
        <w:t xml:space="preserve"> of the list are recalled disproportionately well (the </w:t>
      </w:r>
      <w:r>
        <w:rPr>
          <w:b/>
        </w:rPr>
        <w:t>primacy effect</w:t>
      </w:r>
      <w:r>
        <w:t xml:space="preserve">, generally explained by the idea that early items had more total rehearsal time and were more likely to make it into long-term storage before the list ended) and words from the </w:t>
      </w:r>
      <w:r>
        <w:rPr>
          <w:i/>
        </w:rPr>
        <w:t>end</w:t>
      </w:r>
      <w:r>
        <w:t xml:space="preserve"> of the list are also recalled disproportionately well (the </w:t>
      </w:r>
      <w:r>
        <w:rPr>
          <w:b/>
        </w:rPr>
        <w:t>recency effect</w:t>
      </w:r>
      <w:r>
        <w:t xml:space="preserve">, generally explained by the idea that the last few items are still sitting, freshly, in short-term/working memory at the moment of recall and haven't had to compete with anything for that space yet) — while words from the </w:t>
      </w:r>
      <w:r>
        <w:rPr>
          <w:i/>
        </w:rPr>
        <w:t>middle</w:t>
      </w:r>
      <w:r>
        <w:t xml:space="preserve"> are recalled worst of all, having neither advantage (Murdock, 1962). The serial position curve is one of memory research's most robust, easily-replicated findings, and it's a genuinely useful diagnostic: if you can disrupt the recency effect specifically (by inserting a delay or a distracting task between the list and the recall test) while leaving the primacy effect intact, that's strong evidence the two effects really do come from two separate systems (working memory for recency, long-term memory for primacy) rather than one unified process.</w:t>
      </w:r>
      <w:commentRangeEnd w:id="84"/>
      <w:r w:rsidR="00C02D05">
        <w:rPr>
          <w:rStyle w:val="CommentReference"/>
          <w:sz w:val="22"/>
          <w:szCs w:val="22"/>
        </w:rPr>
        <w:commentReference w:id="84"/>
      </w:r>
    </w:p>
    <w:p w14:paraId="56A0F653" w14:textId="77777777" w:rsidR="005B41AA" w:rsidRDefault="00000000">
      <w:pPr>
        <w:spacing w:before="60" w:after="60"/>
      </w:pPr>
      <w:r>
        <w:rPr>
          <w:i/>
          <w:color w:val="666666"/>
          <w:sz w:val="18"/>
        </w:rPr>
        <w:t>[Figure artwork omitted from line-edit packet; caption follows.]</w:t>
      </w:r>
    </w:p>
    <w:p w14:paraId="7816B09B" w14:textId="77777777" w:rsidR="005B41AA" w:rsidRDefault="00000000">
      <w:r>
        <w:rPr>
          <w:i/>
        </w:rPr>
        <w:t>Figure 8.5. Recall across a list is not uniform. It traces a reliable U-shaped pattern called the serial position effect. Early items benefit from the primacy effect because more total rehearsal time helps them into long-term storage; late items benefit from the recency effect because they are still active in short-</w:t>
      </w:r>
      <w:r>
        <w:rPr>
          <w:i/>
        </w:rPr>
        <w:lastRenderedPageBreak/>
        <w:t>term/working memory at the moment of recall. Middle items get neither advantage and are recalled worst.</w:t>
      </w:r>
    </w:p>
    <w:p w14:paraId="19821E13" w14:textId="77777777" w:rsidR="005B41AA" w:rsidRDefault="00000000">
      <w:commentRangeStart w:id="85"/>
      <w:commentRangeStart w:id="86"/>
      <w:r>
        <w:t xml:space="preserve">Why does the middle of the list get forgotten, and why does anything get forgotten at all? Two classic explanations compete here, and they make genuinely different predictions. </w:t>
      </w:r>
      <w:r>
        <w:rPr>
          <w:b/>
        </w:rPr>
        <w:t>Decay theory</w:t>
      </w:r>
      <w:r>
        <w:t xml:space="preserve"> holds that memory traces simply fade with the passage of time itself, the way a photograph left in the sun gradually loses its color — pure time, nothing else, is the active ingredient in forgetting. </w:t>
      </w:r>
      <w:r>
        <w:rPr>
          <w:b/>
        </w:rPr>
        <w:t>Interference theory</w:t>
      </w:r>
      <w:r>
        <w:t xml:space="preserve"> holds that forgetting happens not because of time passing per se, but because other learning gets in the way: </w:t>
      </w:r>
      <w:r>
        <w:rPr>
          <w:b/>
        </w:rPr>
        <w:t>proactive interference</w:t>
      </w:r>
      <w:r>
        <w:t xml:space="preserve"> is when </w:t>
      </w:r>
      <w:r>
        <w:rPr>
          <w:i/>
        </w:rPr>
        <w:t>older</w:t>
      </w:r>
      <w:r>
        <w:t xml:space="preserve"> information disrupts the retrieval of </w:t>
      </w:r>
      <w:r>
        <w:rPr>
          <w:i/>
        </w:rPr>
        <w:t>newer</w:t>
      </w:r>
      <w:r>
        <w:t xml:space="preserve"> information (your old phone number keeps intruding when you try to recall your new one), and </w:t>
      </w:r>
      <w:r>
        <w:rPr>
          <w:b/>
        </w:rPr>
        <w:t>retroactive interference</w:t>
      </w:r>
      <w:r>
        <w:t xml:space="preserve"> is when </w:t>
      </w:r>
      <w:r>
        <w:rPr>
          <w:i/>
        </w:rPr>
        <w:t>newer</w:t>
      </w:r>
      <w:r>
        <w:t xml:space="preserve"> information disrupts the retrieval of </w:t>
      </w:r>
      <w:r>
        <w:rPr>
          <w:i/>
        </w:rPr>
        <w:t>older</w:t>
      </w:r>
      <w:r>
        <w:t xml:space="preserve"> information (learning a new password makes your old one harder to recall). The classic evidence favoring interference over pure decay comes from a deceptively simple study: participants who learned a list and then slept showed substantially better retention than participants who learned a list and then stayed awake for the same number of hours, doing ordinary daily activities — exactly the opposite of what pure decay theory predicts, since both groups had the same amount of time pass (Jenkins &amp; Dallenbach, 1924). If forgetting were purely a function of elapsed time, sleep and wakefulness should have produced identical forgetting; the fact that wakefulness produced </w:t>
      </w:r>
      <w:r>
        <w:rPr>
          <w:i/>
        </w:rPr>
        <w:t>more</w:t>
      </w:r>
      <w:r>
        <w:t xml:space="preserve"> forgetting implicates the new information and activity encountered while awake — interference — rather than time alone. One caveat: modern sleep research makes clear that sleep is not merely a passive absence of interference. Sleep appears to actively support memory consolidation — stabilizing and reorganizing newly encoded material during specific sleep stages — so the retention advantage for the sleeping group likely reflects both less interference </w:t>
      </w:r>
      <w:r>
        <w:rPr>
          <w:i/>
        </w:rPr>
        <w:t>and</w:t>
      </w:r>
      <w:r>
        <w:t xml:space="preserve"> a genuine consolidation benefit. The Jenkins and Dallenbach result is best read as evidence that interference explains more forgetting than pure decay predicts, not as proof that sleep's only benefit is passive protection from new information. None of this means decay plays no role at all in forgetting (Hermann Ebbinghaus's original forgetting-curve research, the first systematic study of memory loss over time, still shows a real time-dependent component to forgetting; Ebbinghaus, 1885), but interference is now understood to do most of the explanatory work in ordinary day-to-day forgetting, with pure decay playing a smaller part than early theory assumed.</w:t>
      </w:r>
      <w:commentRangeEnd w:id="85"/>
      <w:r w:rsidR="00C02D05">
        <w:rPr>
          <w:rStyle w:val="CommentReference"/>
          <w:sz w:val="22"/>
          <w:szCs w:val="22"/>
        </w:rPr>
        <w:commentReference w:id="85"/>
      </w:r>
      <w:commentRangeEnd w:id="86"/>
      <w:r w:rsidR="00C02D05">
        <w:rPr>
          <w:rStyle w:val="CommentReference"/>
          <w:sz w:val="22"/>
          <w:szCs w:val="22"/>
        </w:rPr>
        <w:commentReference w:id="86"/>
      </w:r>
    </w:p>
    <w:p w14:paraId="2FC88ACE" w14:textId="77777777" w:rsidR="005B41AA" w:rsidRDefault="00000000">
      <w:r>
        <w:t xml:space="preserve">Zoom out from the mechanism, though, and a different question is worth asking: why would a system be built to forget anything at all, rather than simply keeping a complete, permanent record of everything that happens? The master loop this book keeps returning to — partial input compressed into a workable model, not archived in full — supplies the answer, and memory is where that compression is easiest to see directly. Natural selection did not shape memory to be an accurate historian; it shaped memory to keep an organism maximally effective in its current environment. A morning routine from your first week of middle school was, at the time, perfectly well encoded — you needed it every day. It has essentially zero relevance now, and losing easy access to it isn't a malfunction; it's the model staying current, freeing capacity for what's actually useful today. This is the same efficiency-versus-flexibility trade-off this book keeps running into: a system that retained everything with equal fidelity forever </w:t>
      </w:r>
      <w:r>
        <w:lastRenderedPageBreak/>
        <w:t>would be safer against any single loss, but it would also be slower to search and more cluttered with irrelevant detail than one tuned to what currently matters. There is direct experimental support for memory being tuned this way on purpose: material that participants rate for survival relevance — imagining gathering food or evading a predator in an unfamiliar environment, for instance — is recalled significantly better than the same material processed just as deeply for unrelated reasons, an advantage that holds up even against study techniques, like imagery and self-reference, already known to be unusually effective on their own (Nairne, Thompson, &amp; Pandeirada, 2007). Forgetting the mundane while retaining the fitness-relevant is not the system breaking down — it is the system doing exactly the compression it evolved to do.</w:t>
      </w:r>
    </w:p>
    <w:p w14:paraId="3B81DAC0" w14:textId="77777777" w:rsidR="005B41AA" w:rsidRDefault="00000000">
      <w:pPr>
        <w:pStyle w:val="Heading3"/>
      </w:pPr>
      <w:commentRangeStart w:id="87"/>
      <w:r>
        <w:rPr>
          <w:rFonts w:ascii="Calibri" w:hAnsi="Calibri"/>
        </w:rPr>
        <w:t>Do Not Confuse: Proactive vs. Retroactive Interference</w:t>
      </w:r>
      <w:commentRangeEnd w:id="87"/>
      <w:r w:rsidR="00C02D05">
        <w:rPr>
          <w:rStyle w:val="CommentReference"/>
          <w:sz w:val="24"/>
          <w:szCs w:val="22"/>
        </w:rPr>
        <w:commentReference w:id="87"/>
      </w:r>
    </w:p>
    <w:p w14:paraId="7FB1D063" w14:textId="77777777" w:rsidR="005B41AA" w:rsidRDefault="00000000">
      <w:r>
        <w:t xml:space="preserve">The names are genuinely confusing in both directions, so a concrete anchor helps more than the definitions alone. </w:t>
      </w:r>
      <w:r>
        <w:rPr>
          <w:i/>
        </w:rPr>
        <w:t>Diagnostic question:</w:t>
      </w:r>
      <w:r>
        <w:t xml:space="preserve"> you've used the same email password for five years, just changed it, and now keep typing the </w:t>
      </w:r>
      <w:r>
        <w:rPr>
          <w:i/>
        </w:rPr>
        <w:t>old</w:t>
      </w:r>
      <w:r>
        <w:t xml:space="preserve"> password by accident. Is this proactive or retroactive interference? (Proactive — </w:t>
      </w:r>
      <w:r>
        <w:rPr>
          <w:i/>
        </w:rPr>
        <w:t>old</w:t>
      </w:r>
      <w:r>
        <w:t xml:space="preserve"> (prior) learning is interfering with retrieval of the </w:t>
      </w:r>
      <w:r>
        <w:rPr>
          <w:i/>
        </w:rPr>
        <w:t>new</w:t>
      </w:r>
      <w:r>
        <w:t xml:space="preserve"> information. The direction of interference is forward in time, old blocking new, which is what "pro-" — forward — is meant to evoke.) You just learned a new coworker's name at a party, and the next morning you find you can no longer recall the name of someone you were introduced to the week before. Is this proactive or retroactive interference? (Retroactive — the </w:t>
      </w:r>
      <w:r>
        <w:rPr>
          <w:i/>
        </w:rPr>
        <w:t>newer</w:t>
      </w:r>
      <w:r>
        <w:t xml:space="preserve"> learning (this week's name) is reaching backward and disrupting retrieval of </w:t>
      </w:r>
      <w:r>
        <w:rPr>
          <w:i/>
        </w:rPr>
        <w:t>older</w:t>
      </w:r>
      <w:r>
        <w:t xml:space="preserve"> learning (last week's name), which is what "retro-" — backward — is meant to evoke.)</w:t>
      </w:r>
    </w:p>
    <w:p w14:paraId="63946198" w14:textId="77777777" w:rsidR="005B41AA" w:rsidRDefault="00000000">
      <w:r>
        <w:t xml:space="preserve">A milder, much more universal retrieval failure is the </w:t>
      </w:r>
      <w:r>
        <w:rPr>
          <w:b/>
        </w:rPr>
        <w:t>tip-of-the-tongue phenomenon</w:t>
      </w:r>
      <w:r>
        <w:t xml:space="preserve">: the frustrating sense that a specific word or name is fully stored and almost retrievable — you might even correctly recall its first letter, its syllable count, or words that sound similar — but the complete item won't quite surface. Tip-of-the-tongue states are themselves evidence against the simplest version of decay theory: if the information had genuinely faded away, you wouldn't have partial access to its structure at all; the fact that you can often recall </w:t>
      </w:r>
      <w:r>
        <w:rPr>
          <w:i/>
        </w:rPr>
        <w:t>around</w:t>
      </w:r>
      <w:r>
        <w:t xml:space="preserve"> the missing word demonstrates that the retrieval cue, not the stored information itself, is the bottleneck.</w:t>
      </w:r>
    </w:p>
    <w:p w14:paraId="4E70F955" w14:textId="77777777" w:rsidR="005B41AA" w:rsidRDefault="00000000">
      <w:pPr>
        <w:pBdr>
          <w:left w:val="single" w:sz="14" w:space="8" w:color="2E74B5"/>
        </w:pBdr>
        <w:shd w:val="clear" w:color="auto" w:fill="F4F6F9"/>
        <w:spacing w:before="80" w:after="160"/>
        <w:ind w:left="180" w:right="120"/>
      </w:pPr>
      <w:r>
        <w:rPr>
          <w:b/>
        </w:rPr>
        <w:t>Think About It:</w:t>
      </w:r>
      <w:r>
        <w:t xml:space="preserve"> Think of a recent tip-of-the-tongue experience. What partial information did you have access to (first letter, number of syllables, a related word) even though the target word itself wouldn't come? What does that partial access suggest about where, exactly, the retrieval process was breaking down?</w:t>
      </w:r>
    </w:p>
    <w:p w14:paraId="5F1A080B" w14:textId="77777777" w:rsidR="005B41AA" w:rsidRDefault="00000000">
      <w:pPr>
        <w:pStyle w:val="Heading1"/>
      </w:pPr>
      <w:r>
        <w:rPr>
          <w:rFonts w:ascii="Calibri" w:hAnsi="Calibri"/>
        </w:rPr>
        <w:t>Section 4: When Memory Goes Wrong — Reconstructive Memory Errors</w:t>
      </w:r>
    </w:p>
    <w:p w14:paraId="04B389DB" w14:textId="77777777" w:rsidR="005B41AA" w:rsidRDefault="00000000">
      <w:r>
        <w:t xml:space="preserve">The memory systems in Section 2 can be preserved or damaged; that's one way memory fails. This section is about a different kind of failure — one that requires no brain damage at all and happens to </w:t>
      </w:r>
      <w:r>
        <w:lastRenderedPageBreak/>
        <w:t>essentially everyone. Memory is reconstructive, and the clearest evidence for that claim comes from cases where reconstruction visibly goes wrong, producing confident, detailed, sincerely-held memories that are nonetheless false, distorted, or borrowed from the wrong source entirely.</w:t>
      </w:r>
    </w:p>
    <w:p w14:paraId="7C5E21EE" w14:textId="77777777" w:rsidR="00C02D05" w:rsidRDefault="00000000">
      <w:pPr>
        <w:rPr>
          <w:ins w:id="88" w:author="Jon Oxford" w:date="2026-07-23T08:40:00Z" w16du:dateUtc="2026-07-23T13:40:00Z"/>
        </w:rPr>
      </w:pPr>
      <w:r>
        <w:t xml:space="preserve">The most thoroughly documented failure mode is the </w:t>
      </w:r>
      <w:r>
        <w:rPr>
          <w:b/>
        </w:rPr>
        <w:t>misinformation effect</w:t>
      </w:r>
      <w:r>
        <w:t xml:space="preserve">: memory for an event can be altered by exposure to incorrect information encountered </w:t>
      </w:r>
      <w:r>
        <w:rPr>
          <w:i/>
        </w:rPr>
        <w:t>after</w:t>
      </w:r>
      <w:r>
        <w:t xml:space="preserve"> the event itself. In a classic demonstration, participants watched a film of a car accident and were then asked questions that subtly presupposed details that weren't actually in the film — for instance, asking how fast the cars were going when they "smashed into" each other rather than when they merely "contacted" each other. Participants given the more dramatic wording later reported higher speed estimates and were more likely to falsely recall broken glass at the scene that was never actually present (Loftus &amp; Palmer, 1974). </w:t>
      </w:r>
    </w:p>
    <w:p w14:paraId="76BC53B2" w14:textId="1067E237" w:rsidR="005B41AA" w:rsidRDefault="00000000">
      <w:r>
        <w:t xml:space="preserve">The misinformation doesn't have to come from a leading question, either — simply discussing an event with another witness afterward can do the same thing, because co-witnesses notice and remember different things and </w:t>
      </w:r>
      <w:commentRangeStart w:id="89"/>
      <w:r>
        <w:t xml:space="preserve">then unintentionally contaminate each other's recollections during the </w:t>
      </w:r>
      <w:commentRangeEnd w:id="89"/>
      <w:r w:rsidR="00C02D05">
        <w:rPr>
          <w:rStyle w:val="CommentReference"/>
          <w:sz w:val="22"/>
          <w:szCs w:val="22"/>
        </w:rPr>
        <w:commentReference w:id="89"/>
      </w:r>
      <w:r>
        <w:t>conversation. This is why investigators are now trained to interview multiple witnesses separately and to avoid presupposing details in their questions — the misinformation effect is robust enough that even well-intentioned questioning can distort the very testimony it's trying to collect.</w:t>
      </w:r>
    </w:p>
    <w:p w14:paraId="31E3DC42" w14:textId="77777777" w:rsidR="005B41AA" w:rsidRDefault="00000000">
      <w:pPr>
        <w:spacing w:before="60" w:after="60"/>
      </w:pPr>
      <w:r>
        <w:rPr>
          <w:i/>
          <w:color w:val="666666"/>
          <w:sz w:val="18"/>
        </w:rPr>
        <w:t>[Figure artwork omitted from line-edit packet; caption follows.]</w:t>
      </w:r>
    </w:p>
    <w:p w14:paraId="0D85AEEA" w14:textId="77777777" w:rsidR="005B41AA" w:rsidRDefault="00000000">
      <w:r>
        <w:rPr>
          <w:i/>
        </w:rPr>
        <w:t>Figure 8.6. Memory retrieval does not replay a stored recording. It reconstructs a plausible account from encoded fragments, general knowledge, and expectation. Most of the time this reconstruction is close enough to accurate that it works well. But because anything encountered between the original event and the moment of recall can blend into that reconstruction, memory can drift from what actually happened without feeling wrong.</w:t>
      </w:r>
    </w:p>
    <w:p w14:paraId="4FF1CCCA" w14:textId="77777777" w:rsidR="000F6F58" w:rsidRDefault="00000000">
      <w:pPr>
        <w:rPr>
          <w:ins w:id="90" w:author="Jon Oxford" w:date="2026-07-23T08:43:00Z" w16du:dateUtc="2026-07-23T13:43:00Z"/>
        </w:rPr>
      </w:pPr>
      <w:r>
        <w:t xml:space="preserve">Some memory distortions go well beyond altering details of a real event — they produce memories for entire events that never happened at all, a phenomenon researchers call </w:t>
      </w:r>
      <w:r>
        <w:rPr>
          <w:b/>
        </w:rPr>
        <w:t>false memory</w:t>
      </w:r>
      <w:r>
        <w:t xml:space="preserve">. In an early and now-famous demonstration, researchers told adult participants, falsely, that family members had described four childhood events to them — three real events the family had actually confirmed, and one fabricated event (commonly, being lost in a shopping mall as a small child and rescued by an older adult, an event family members had explicitly confirmed had </w:t>
      </w:r>
      <w:r>
        <w:rPr>
          <w:i/>
        </w:rPr>
        <w:t>not</w:t>
      </w:r>
      <w:r>
        <w:t xml:space="preserve"> happened). </w:t>
      </w:r>
    </w:p>
    <w:p w14:paraId="5C93FFCD" w14:textId="43E1FE9E" w:rsidR="005B41AA" w:rsidRDefault="00000000">
      <w:r>
        <w:t>After being asked about all four "memories" across a few separate sessions, roughly a quarter of participants came to report a detailed, confident memory of the fabricated mall event — describing emotions, sensory details, and a clear narrative of an event that simply never occurred (Loftus &amp; Pickrell, 1995). Once implanted, these false memories are extremely difficult to distinguish from genuine ones, even using careful interview techniques — there's no reliable internal marker that flags a memory as "constructed just now from a suggestion" versus "retrieved from an actual experience," because both are produced by the same underlying reconstructive process.</w:t>
      </w:r>
    </w:p>
    <w:p w14:paraId="6EE1C792" w14:textId="77777777" w:rsidR="00C02D05" w:rsidRDefault="00000000">
      <w:pPr>
        <w:rPr>
          <w:ins w:id="91" w:author="Jon Oxford" w:date="2026-07-23T08:41:00Z" w16du:dateUtc="2026-07-23T13:41:00Z"/>
        </w:rPr>
      </w:pPr>
      <w:r>
        <w:rPr>
          <w:b/>
        </w:rPr>
        <w:lastRenderedPageBreak/>
        <w:t>Confabulation</w:t>
      </w:r>
      <w:r>
        <w:t xml:space="preserve"> is the clinical term for a related but distinct phenomenon: confidently stating a false or distorted memory with no intention to deceive and no awareness that the information is inaccurate. Confabulation differs from ordinary false memory mainly in how it arises — it's especially associated with damage to frontal-lobe brain regions involved in evaluating and checking the accuracy of retrieved information, and it shows up clinically most often in conditions like Korsakoff syndrome (a memory disorder linked to severe thiamine deficiency, frequently associated with chronic alcohol use disorder) and in patients with frontal-lobe damage more broadly (Kopelman, 1987). A person confabulating isn't lying in any ordinary sense — from the inside, the fabricated memory feels exactly as real as an accurate one, because the same reconstructive machinery produced both. </w:t>
      </w:r>
    </w:p>
    <w:p w14:paraId="34C94F8A" w14:textId="54DE4AA0" w:rsidR="005B41AA" w:rsidRDefault="00000000">
      <w:r>
        <w:rPr>
          <w:b/>
        </w:rPr>
        <w:t>Source misattribution</w:t>
      </w:r>
      <w:r>
        <w:t xml:space="preserve"> (also called source confusion) names a closely related error that doesn't require any brain damage at all and happens to everyone occasionally: correctly remembering a piece of information or an experience, but misattributing </w:t>
      </w:r>
      <w:r>
        <w:rPr>
          <w:i/>
        </w:rPr>
        <w:t>where</w:t>
      </w:r>
      <w:r>
        <w:t xml:space="preserve"> it came from — misremembering something you read as something you were told, mistaking a dream for a real memory, or, in a courtroom-relevant version, a witness correctly recognizing a face but incorrectly remembering it as the perpetrator's face rather than, say, a bystander's face seen near the scene. The underlying mechanism for both confabulation and source misattribution is the same: retrieval pulls together a plausible-feeling reconstruction, and the system has no foolproof way of tagging which fragments came from real experience, which came from something merely imagined or suggested, and which came from an entirely different source altogether (Johnson, Hashtroudi, &amp; Lindsay, 1993).</w:t>
      </w:r>
    </w:p>
    <w:p w14:paraId="29FD2279" w14:textId="77777777" w:rsidR="005B41AA" w:rsidRDefault="00000000">
      <w:r>
        <w:t>These four failure modes are easy to conflate. The table below separates them on the dimensions that matter:</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5B41AA" w14:paraId="6445C6E6" w14:textId="77777777">
        <w:tc>
          <w:tcPr>
            <w:tcW w:w="2340" w:type="dxa"/>
            <w:shd w:val="clear" w:color="auto" w:fill="E8EEF5"/>
            <w:tcMar>
              <w:top w:w="80" w:type="dxa"/>
              <w:left w:w="120" w:type="dxa"/>
              <w:bottom w:w="80" w:type="dxa"/>
              <w:right w:w="120" w:type="dxa"/>
            </w:tcMar>
            <w:vAlign w:val="center"/>
          </w:tcPr>
          <w:p w14:paraId="6F203E6A" w14:textId="77777777" w:rsidR="005B41AA" w:rsidRDefault="00000000">
            <w:pPr>
              <w:spacing w:after="40" w:line="276" w:lineRule="auto"/>
            </w:pPr>
            <w:r>
              <w:rPr>
                <w:b/>
                <w:sz w:val="20"/>
              </w:rPr>
              <w:t>Error</w:t>
            </w:r>
          </w:p>
        </w:tc>
        <w:tc>
          <w:tcPr>
            <w:tcW w:w="2340" w:type="dxa"/>
            <w:shd w:val="clear" w:color="auto" w:fill="E8EEF5"/>
            <w:tcMar>
              <w:top w:w="80" w:type="dxa"/>
              <w:left w:w="120" w:type="dxa"/>
              <w:bottom w:w="80" w:type="dxa"/>
              <w:right w:w="120" w:type="dxa"/>
            </w:tcMar>
            <w:vAlign w:val="center"/>
          </w:tcPr>
          <w:p w14:paraId="43076D22" w14:textId="77777777" w:rsidR="005B41AA" w:rsidRDefault="00000000">
            <w:pPr>
              <w:spacing w:after="40" w:line="276" w:lineRule="auto"/>
            </w:pPr>
            <w:r>
              <w:rPr>
                <w:b/>
                <w:sz w:val="20"/>
              </w:rPr>
              <w:t>What goes wrong</w:t>
            </w:r>
          </w:p>
        </w:tc>
        <w:tc>
          <w:tcPr>
            <w:tcW w:w="2340" w:type="dxa"/>
            <w:shd w:val="clear" w:color="auto" w:fill="E8EEF5"/>
            <w:tcMar>
              <w:top w:w="80" w:type="dxa"/>
              <w:left w:w="120" w:type="dxa"/>
              <w:bottom w:w="80" w:type="dxa"/>
              <w:right w:w="120" w:type="dxa"/>
            </w:tcMar>
            <w:vAlign w:val="center"/>
          </w:tcPr>
          <w:p w14:paraId="0EF27850" w14:textId="77777777" w:rsidR="005B41AA" w:rsidRDefault="00000000">
            <w:pPr>
              <w:spacing w:after="40" w:line="276" w:lineRule="auto"/>
            </w:pPr>
            <w:r>
              <w:rPr>
                <w:b/>
                <w:sz w:val="20"/>
              </w:rPr>
              <w:t>Requires brain damage?</w:t>
            </w:r>
          </w:p>
        </w:tc>
        <w:tc>
          <w:tcPr>
            <w:tcW w:w="2340" w:type="dxa"/>
            <w:shd w:val="clear" w:color="auto" w:fill="E8EEF5"/>
            <w:tcMar>
              <w:top w:w="80" w:type="dxa"/>
              <w:left w:w="120" w:type="dxa"/>
              <w:bottom w:w="80" w:type="dxa"/>
              <w:right w:w="120" w:type="dxa"/>
            </w:tcMar>
            <w:vAlign w:val="center"/>
          </w:tcPr>
          <w:p w14:paraId="06FE4911" w14:textId="77777777" w:rsidR="005B41AA" w:rsidRDefault="00000000">
            <w:pPr>
              <w:spacing w:after="40" w:line="276" w:lineRule="auto"/>
            </w:pPr>
            <w:r>
              <w:rPr>
                <w:b/>
                <w:sz w:val="20"/>
              </w:rPr>
              <w:t>Classic example</w:t>
            </w:r>
          </w:p>
        </w:tc>
      </w:tr>
      <w:tr w:rsidR="005B41AA" w14:paraId="7AE13E8B" w14:textId="77777777">
        <w:tc>
          <w:tcPr>
            <w:tcW w:w="2340" w:type="dxa"/>
            <w:tcMar>
              <w:top w:w="80" w:type="dxa"/>
              <w:left w:w="120" w:type="dxa"/>
              <w:bottom w:w="80" w:type="dxa"/>
              <w:right w:w="120" w:type="dxa"/>
            </w:tcMar>
            <w:vAlign w:val="center"/>
          </w:tcPr>
          <w:p w14:paraId="63EC4875" w14:textId="77777777" w:rsidR="005B41AA" w:rsidRDefault="00000000">
            <w:pPr>
              <w:spacing w:after="40" w:line="276" w:lineRule="auto"/>
            </w:pPr>
            <w:r>
              <w:rPr>
                <w:b/>
                <w:sz w:val="20"/>
              </w:rPr>
              <w:t>Misinformation effect</w:t>
            </w:r>
          </w:p>
        </w:tc>
        <w:tc>
          <w:tcPr>
            <w:tcW w:w="2340" w:type="dxa"/>
            <w:tcMar>
              <w:top w:w="80" w:type="dxa"/>
              <w:left w:w="120" w:type="dxa"/>
              <w:bottom w:w="80" w:type="dxa"/>
              <w:right w:w="120" w:type="dxa"/>
            </w:tcMar>
            <w:vAlign w:val="center"/>
          </w:tcPr>
          <w:p w14:paraId="7AA4A7B6" w14:textId="77777777" w:rsidR="005B41AA" w:rsidRDefault="00000000">
            <w:pPr>
              <w:spacing w:after="40" w:line="276" w:lineRule="auto"/>
            </w:pPr>
            <w:r>
              <w:rPr>
                <w:sz w:val="20"/>
              </w:rPr>
              <w:t>Post-event information alters memory for a real event's content</w:t>
            </w:r>
          </w:p>
        </w:tc>
        <w:tc>
          <w:tcPr>
            <w:tcW w:w="2340" w:type="dxa"/>
            <w:tcMar>
              <w:top w:w="80" w:type="dxa"/>
              <w:left w:w="120" w:type="dxa"/>
              <w:bottom w:w="80" w:type="dxa"/>
              <w:right w:w="120" w:type="dxa"/>
            </w:tcMar>
            <w:vAlign w:val="center"/>
          </w:tcPr>
          <w:p w14:paraId="19C2F0F3" w14:textId="77777777" w:rsidR="005B41AA" w:rsidRDefault="00000000">
            <w:pPr>
              <w:spacing w:after="40" w:line="276" w:lineRule="auto"/>
            </w:pPr>
            <w:r>
              <w:rPr>
                <w:sz w:val="20"/>
              </w:rPr>
              <w:t>No</w:t>
            </w:r>
          </w:p>
        </w:tc>
        <w:tc>
          <w:tcPr>
            <w:tcW w:w="2340" w:type="dxa"/>
            <w:tcMar>
              <w:top w:w="80" w:type="dxa"/>
              <w:left w:w="120" w:type="dxa"/>
              <w:bottom w:w="80" w:type="dxa"/>
              <w:right w:w="120" w:type="dxa"/>
            </w:tcMar>
            <w:vAlign w:val="center"/>
          </w:tcPr>
          <w:p w14:paraId="66A24941" w14:textId="77777777" w:rsidR="005B41AA" w:rsidRDefault="00000000">
            <w:pPr>
              <w:spacing w:after="40" w:line="276" w:lineRule="auto"/>
            </w:pPr>
            <w:r>
              <w:rPr>
                <w:sz w:val="20"/>
              </w:rPr>
              <w:t>"Smashed" vs. "contacted" changes speed estimates and produces false broken-glass recalls (Loftus &amp; Palmer, 1974)</w:t>
            </w:r>
          </w:p>
        </w:tc>
      </w:tr>
      <w:tr w:rsidR="005B41AA" w14:paraId="6C8DC56A" w14:textId="77777777">
        <w:tc>
          <w:tcPr>
            <w:tcW w:w="2340" w:type="dxa"/>
            <w:tcMar>
              <w:top w:w="80" w:type="dxa"/>
              <w:left w:w="120" w:type="dxa"/>
              <w:bottom w:w="80" w:type="dxa"/>
              <w:right w:w="120" w:type="dxa"/>
            </w:tcMar>
            <w:vAlign w:val="center"/>
          </w:tcPr>
          <w:p w14:paraId="2E2944F8" w14:textId="77777777" w:rsidR="005B41AA" w:rsidRDefault="00000000">
            <w:pPr>
              <w:spacing w:after="40" w:line="276" w:lineRule="auto"/>
            </w:pPr>
            <w:r>
              <w:rPr>
                <w:b/>
                <w:sz w:val="20"/>
              </w:rPr>
              <w:t>False memory</w:t>
            </w:r>
          </w:p>
        </w:tc>
        <w:tc>
          <w:tcPr>
            <w:tcW w:w="2340" w:type="dxa"/>
            <w:tcMar>
              <w:top w:w="80" w:type="dxa"/>
              <w:left w:w="120" w:type="dxa"/>
              <w:bottom w:w="80" w:type="dxa"/>
              <w:right w:w="120" w:type="dxa"/>
            </w:tcMar>
            <w:vAlign w:val="center"/>
          </w:tcPr>
          <w:p w14:paraId="0047BC48" w14:textId="77777777" w:rsidR="005B41AA" w:rsidRDefault="00000000">
            <w:pPr>
              <w:spacing w:after="40" w:line="276" w:lineRule="auto"/>
            </w:pPr>
            <w:r>
              <w:rPr>
                <w:sz w:val="20"/>
              </w:rPr>
              <w:t>An entire event is remembered that never occurred</w:t>
            </w:r>
          </w:p>
        </w:tc>
        <w:tc>
          <w:tcPr>
            <w:tcW w:w="2340" w:type="dxa"/>
            <w:tcMar>
              <w:top w:w="80" w:type="dxa"/>
              <w:left w:w="120" w:type="dxa"/>
              <w:bottom w:w="80" w:type="dxa"/>
              <w:right w:w="120" w:type="dxa"/>
            </w:tcMar>
            <w:vAlign w:val="center"/>
          </w:tcPr>
          <w:p w14:paraId="5B0ED5FE" w14:textId="77777777" w:rsidR="005B41AA" w:rsidRDefault="00000000">
            <w:pPr>
              <w:spacing w:after="40" w:line="276" w:lineRule="auto"/>
            </w:pPr>
            <w:r>
              <w:rPr>
                <w:sz w:val="20"/>
              </w:rPr>
              <w:t>No</w:t>
            </w:r>
          </w:p>
        </w:tc>
        <w:tc>
          <w:tcPr>
            <w:tcW w:w="2340" w:type="dxa"/>
            <w:tcMar>
              <w:top w:w="80" w:type="dxa"/>
              <w:left w:w="120" w:type="dxa"/>
              <w:bottom w:w="80" w:type="dxa"/>
              <w:right w:w="120" w:type="dxa"/>
            </w:tcMar>
            <w:vAlign w:val="center"/>
          </w:tcPr>
          <w:p w14:paraId="6334682F" w14:textId="77777777" w:rsidR="005B41AA" w:rsidRDefault="00000000">
            <w:pPr>
              <w:spacing w:after="40" w:line="276" w:lineRule="auto"/>
            </w:pPr>
            <w:r>
              <w:rPr>
                <w:sz w:val="20"/>
              </w:rPr>
              <w:t>Lost-in-the-mall: ~25% of participants developed detailed memories of a fabricated childhood event (Loftus &amp; Pickrell, 1995)</w:t>
            </w:r>
          </w:p>
        </w:tc>
      </w:tr>
      <w:tr w:rsidR="005B41AA" w14:paraId="5678A83F" w14:textId="77777777">
        <w:tc>
          <w:tcPr>
            <w:tcW w:w="2340" w:type="dxa"/>
            <w:tcMar>
              <w:top w:w="80" w:type="dxa"/>
              <w:left w:w="120" w:type="dxa"/>
              <w:bottom w:w="80" w:type="dxa"/>
              <w:right w:w="120" w:type="dxa"/>
            </w:tcMar>
            <w:vAlign w:val="center"/>
          </w:tcPr>
          <w:p w14:paraId="15DB5465" w14:textId="77777777" w:rsidR="005B41AA" w:rsidRDefault="00000000">
            <w:pPr>
              <w:spacing w:after="40" w:line="276" w:lineRule="auto"/>
            </w:pPr>
            <w:r>
              <w:rPr>
                <w:b/>
                <w:sz w:val="20"/>
              </w:rPr>
              <w:t>Source misattribution</w:t>
            </w:r>
          </w:p>
        </w:tc>
        <w:tc>
          <w:tcPr>
            <w:tcW w:w="2340" w:type="dxa"/>
            <w:tcMar>
              <w:top w:w="80" w:type="dxa"/>
              <w:left w:w="120" w:type="dxa"/>
              <w:bottom w:w="80" w:type="dxa"/>
              <w:right w:w="120" w:type="dxa"/>
            </w:tcMar>
            <w:vAlign w:val="center"/>
          </w:tcPr>
          <w:p w14:paraId="1A4154ED" w14:textId="77777777" w:rsidR="005B41AA" w:rsidRDefault="00000000">
            <w:pPr>
              <w:spacing w:after="40" w:line="276" w:lineRule="auto"/>
            </w:pPr>
            <w:r>
              <w:rPr>
                <w:sz w:val="20"/>
              </w:rPr>
              <w:t>Accurate information is assigned to the wrong source or context</w:t>
            </w:r>
          </w:p>
        </w:tc>
        <w:tc>
          <w:tcPr>
            <w:tcW w:w="2340" w:type="dxa"/>
            <w:tcMar>
              <w:top w:w="80" w:type="dxa"/>
              <w:left w:w="120" w:type="dxa"/>
              <w:bottom w:w="80" w:type="dxa"/>
              <w:right w:w="120" w:type="dxa"/>
            </w:tcMar>
            <w:vAlign w:val="center"/>
          </w:tcPr>
          <w:p w14:paraId="5763BE58" w14:textId="77777777" w:rsidR="005B41AA" w:rsidRDefault="00000000">
            <w:pPr>
              <w:spacing w:after="40" w:line="276" w:lineRule="auto"/>
            </w:pPr>
            <w:r>
              <w:rPr>
                <w:sz w:val="20"/>
              </w:rPr>
              <w:t>No</w:t>
            </w:r>
          </w:p>
        </w:tc>
        <w:tc>
          <w:tcPr>
            <w:tcW w:w="2340" w:type="dxa"/>
            <w:tcMar>
              <w:top w:w="80" w:type="dxa"/>
              <w:left w:w="120" w:type="dxa"/>
              <w:bottom w:w="80" w:type="dxa"/>
              <w:right w:w="120" w:type="dxa"/>
            </w:tcMar>
            <w:vAlign w:val="center"/>
          </w:tcPr>
          <w:p w14:paraId="288A234A" w14:textId="77777777" w:rsidR="005B41AA" w:rsidRDefault="00000000">
            <w:pPr>
              <w:spacing w:after="40" w:line="276" w:lineRule="auto"/>
            </w:pPr>
            <w:r>
              <w:rPr>
                <w:sz w:val="20"/>
              </w:rPr>
              <w:t xml:space="preserve">Misremembering a dream as a real event; a witness recognizing a </w:t>
            </w:r>
            <w:r>
              <w:rPr>
                <w:sz w:val="20"/>
              </w:rPr>
              <w:lastRenderedPageBreak/>
              <w:t>face but misattributing it to the perpetrator rather than a bystander</w:t>
            </w:r>
          </w:p>
        </w:tc>
      </w:tr>
      <w:tr w:rsidR="005B41AA" w14:paraId="79C4EB9E" w14:textId="77777777">
        <w:tc>
          <w:tcPr>
            <w:tcW w:w="2340" w:type="dxa"/>
            <w:tcMar>
              <w:top w:w="80" w:type="dxa"/>
              <w:left w:w="120" w:type="dxa"/>
              <w:bottom w:w="80" w:type="dxa"/>
              <w:right w:w="120" w:type="dxa"/>
            </w:tcMar>
            <w:vAlign w:val="center"/>
          </w:tcPr>
          <w:p w14:paraId="6DDB54F9" w14:textId="77777777" w:rsidR="005B41AA" w:rsidRDefault="00000000">
            <w:pPr>
              <w:spacing w:after="40" w:line="276" w:lineRule="auto"/>
            </w:pPr>
            <w:r>
              <w:rPr>
                <w:b/>
                <w:sz w:val="20"/>
              </w:rPr>
              <w:lastRenderedPageBreak/>
              <w:t>Confabulation</w:t>
            </w:r>
          </w:p>
        </w:tc>
        <w:tc>
          <w:tcPr>
            <w:tcW w:w="2340" w:type="dxa"/>
            <w:tcMar>
              <w:top w:w="80" w:type="dxa"/>
              <w:left w:w="120" w:type="dxa"/>
              <w:bottom w:w="80" w:type="dxa"/>
              <w:right w:w="120" w:type="dxa"/>
            </w:tcMar>
            <w:vAlign w:val="center"/>
          </w:tcPr>
          <w:p w14:paraId="1257B75E" w14:textId="77777777" w:rsidR="005B41AA" w:rsidRDefault="00000000">
            <w:pPr>
              <w:spacing w:after="40" w:line="276" w:lineRule="auto"/>
            </w:pPr>
            <w:r>
              <w:rPr>
                <w:sz w:val="20"/>
              </w:rPr>
              <w:t>False report produced sincerely, with no awareness of its inaccuracy</w:t>
            </w:r>
          </w:p>
        </w:tc>
        <w:tc>
          <w:tcPr>
            <w:tcW w:w="2340" w:type="dxa"/>
            <w:tcMar>
              <w:top w:w="80" w:type="dxa"/>
              <w:left w:w="120" w:type="dxa"/>
              <w:bottom w:w="80" w:type="dxa"/>
              <w:right w:w="120" w:type="dxa"/>
            </w:tcMar>
            <w:vAlign w:val="center"/>
          </w:tcPr>
          <w:p w14:paraId="4A223BA2" w14:textId="77777777" w:rsidR="005B41AA" w:rsidRDefault="00000000">
            <w:pPr>
              <w:spacing w:after="40" w:line="276" w:lineRule="auto"/>
            </w:pPr>
            <w:r>
              <w:rPr>
                <w:sz w:val="20"/>
              </w:rPr>
              <w:t>Often — most severe with frontal or hippocampal damage</w:t>
            </w:r>
          </w:p>
        </w:tc>
        <w:tc>
          <w:tcPr>
            <w:tcW w:w="2340" w:type="dxa"/>
            <w:tcMar>
              <w:top w:w="80" w:type="dxa"/>
              <w:left w:w="120" w:type="dxa"/>
              <w:bottom w:w="80" w:type="dxa"/>
              <w:right w:w="120" w:type="dxa"/>
            </w:tcMar>
            <w:vAlign w:val="center"/>
          </w:tcPr>
          <w:p w14:paraId="1E568F51" w14:textId="77777777" w:rsidR="005B41AA" w:rsidRDefault="00000000">
            <w:pPr>
              <w:spacing w:after="40" w:line="276" w:lineRule="auto"/>
            </w:pPr>
            <w:r>
              <w:rPr>
                <w:sz w:val="20"/>
              </w:rPr>
              <w:t>Korsakoff patients fabricating plausible accounts of where they "were" during unaccountable time gaps (Kopelman, 1987)</w:t>
            </w:r>
          </w:p>
        </w:tc>
      </w:tr>
    </w:tbl>
    <w:p w14:paraId="128FFA65" w14:textId="77777777" w:rsidR="005B41AA" w:rsidRDefault="005B41AA">
      <w:pPr>
        <w:spacing w:after="0"/>
      </w:pPr>
    </w:p>
    <w:p w14:paraId="7B21559C" w14:textId="77777777" w:rsidR="00C02D05" w:rsidRDefault="00000000">
      <w:pPr>
        <w:rPr>
          <w:ins w:id="92" w:author="Jon Oxford" w:date="2026-07-23T08:41:00Z" w16du:dateUtc="2026-07-23T13:41:00Z"/>
        </w:rPr>
      </w:pPr>
      <w:r>
        <w:t xml:space="preserve">Not every memory distortion makes memory </w:t>
      </w:r>
      <w:r>
        <w:rPr>
          <w:i/>
        </w:rPr>
        <w:t>worse</w:t>
      </w:r>
      <w:r>
        <w:t>, exactly — some make it unusually vivid without necessarily making it more accurate.</w:t>
      </w:r>
    </w:p>
    <w:p w14:paraId="3885C10B" w14:textId="1BD8BF40" w:rsidR="005B41AA" w:rsidRDefault="00000000">
      <w:del w:id="93" w:author="Jon Oxford" w:date="2026-07-23T08:41:00Z" w16du:dateUtc="2026-07-23T13:41:00Z">
        <w:r w:rsidDel="00C02D05">
          <w:delText xml:space="preserve"> </w:delText>
        </w:r>
      </w:del>
      <w:r>
        <w:rPr>
          <w:b/>
        </w:rPr>
        <w:t xml:space="preserve">Flashbulb </w:t>
      </w:r>
      <w:commentRangeStart w:id="94"/>
      <w:r>
        <w:rPr>
          <w:b/>
        </w:rPr>
        <w:t>memories</w:t>
      </w:r>
      <w:r>
        <w:t xml:space="preserve"> </w:t>
      </w:r>
      <w:commentRangeEnd w:id="94"/>
      <w:r w:rsidR="000F6F58">
        <w:rPr>
          <w:rStyle w:val="CommentReference"/>
          <w:sz w:val="22"/>
          <w:szCs w:val="22"/>
        </w:rPr>
        <w:commentReference w:id="94"/>
      </w:r>
      <w:r>
        <w:t xml:space="preserve">are unusually vivid, detailed memories for the circumstances surrounding hearing genuinely shocking, emotionally significant news — where you were, who you were with, what you were doing the moment you heard about a major news event. The vividness is real and well-documented (Brown &amp; Kulik, 1977), and it's tempting to assume vivid automatically means accurate. It doesn't: follow-up studies that re-interview the same people about their flashbulb memories months or years later routinely find that the </w:t>
      </w:r>
      <w:r>
        <w:rPr>
          <w:i/>
        </w:rPr>
        <w:t>details</w:t>
      </w:r>
      <w:r>
        <w:t xml:space="preserve"> of these memories drift and change over time, even while people's </w:t>
      </w:r>
      <w:r>
        <w:rPr>
          <w:i/>
        </w:rPr>
        <w:t>confidence</w:t>
      </w:r>
      <w:r>
        <w:t xml:space="preserve"> in those details remains extremely high (Talarico &amp; Rubin, 2003; Hirst et al., 2009) — vividness and confidence are not the same thing as accuracy, and flashbulb memories may simply be an especially compelling illustration of reconstructive memory generally, rather than a fundamentally different kind of memory altogether.</w:t>
      </w:r>
    </w:p>
    <w:p w14:paraId="7E4BA05A" w14:textId="77777777" w:rsidR="005B41AA" w:rsidRDefault="00000000">
      <w:pPr>
        <w:pBdr>
          <w:left w:val="single" w:sz="14" w:space="8" w:color="2E74B5"/>
        </w:pBdr>
        <w:shd w:val="clear" w:color="auto" w:fill="F4F6F9"/>
        <w:spacing w:before="80" w:after="160"/>
        <w:ind w:left="180" w:right="120"/>
      </w:pPr>
      <w:r>
        <w:rPr>
          <w:b/>
        </w:rPr>
        <w:t>Stop and Retrieve:</w:t>
      </w:r>
      <w:r>
        <w:t xml:space="preserve"> Before reading on — what is the actual difference between confabulation and ordinary false memory, and what is the difference between source misattribution and the misinformation effect?</w:t>
      </w:r>
    </w:p>
    <w:p w14:paraId="3653A956" w14:textId="77777777" w:rsidR="005B41AA" w:rsidRDefault="00000000">
      <w:pPr>
        <w:pStyle w:val="Heading3"/>
      </w:pPr>
      <w:commentRangeStart w:id="95"/>
      <w:r>
        <w:rPr>
          <w:rFonts w:ascii="Calibri" w:hAnsi="Calibri"/>
        </w:rPr>
        <w:t>AI Connection: Reconstructive Memory and AI "Hallucination"</w:t>
      </w:r>
    </w:p>
    <w:p w14:paraId="42941FD5" w14:textId="77777777" w:rsidR="005B41AA" w:rsidRDefault="00000000">
      <w:r>
        <w:t>Human memory retrieval doesn't replay a stored file — it reconstructs a plausible account from fragments, general knowledge, and expectation, which is precisely the mechanism behind confabulation and source misattribution earlier in this section. AI "hallucination" — a model confidently producing fluent, detailed, but false information — looks similar on the surface: both confabulation and hallucination involve confident, fluent, false output with no apparent intent to deceive.</w:t>
      </w:r>
    </w:p>
    <w:p w14:paraId="4796152E" w14:textId="77777777" w:rsidR="005B41AA" w:rsidRDefault="00000000">
      <w:r>
        <w:rPr>
          <w:b/>
        </w:rPr>
        <w:t>The simplification:</w:t>
      </w:r>
      <w:r>
        <w:t xml:space="preserve"> the resemblance stops at the surface. Even the most extreme human confabulations — cases where a patient sincerely reports vivid, detailed events that demonstrably never happened, with no real event behind them at all — still arise within a person's autobiographical, motivational, and affective systems, generated by the same source-monitoring machinery (however impaired) that ordinarily tracks where information came from. So the real boundary isn't whether the content traces </w:t>
      </w:r>
      <w:r>
        <w:lastRenderedPageBreak/>
        <w:t>back to some actual encoded experience — plenty of confabulated content doesn't. It's whether there's a person's memory system, however broken, producing the output at all. An AI hallucination isn't generated by anything resembling that system: there's no autobiographical frame, no motivational or emotional coloring, and no source-monitoring process being fooled. The system is generating a statistically plausible continuation of text based on patterns in its training data, with nothing that corresponds to "a memory" — accurate or distorted — sitting underneath the output.</w:t>
      </w:r>
    </w:p>
    <w:p w14:paraId="63B767A4" w14:textId="77777777" w:rsidR="005B41AA" w:rsidRDefault="00000000">
      <w:r>
        <w:rPr>
          <w:b/>
        </w:rPr>
        <w:t>What the breakdown tells us:</w:t>
      </w:r>
      <w:r>
        <w:t xml:space="preserve"> "hallucination" is a useful word for warning users not to trust fluent confidence at face value, but it's a metaphor borrowed from human memory and perception, not a literal description of a shared mechanism. This actually sharpens, rather than undermines, why source misattribution is the more precise psychological concept to reach for here: when a person is fooled by a false AI claim, the more accurate parallel isn't "the AI has false memories" — it's that the </w:t>
      </w:r>
      <w:r>
        <w:rPr>
          <w:i/>
        </w:rPr>
        <w:t>person</w:t>
      </w:r>
      <w:r>
        <w:t xml:space="preserve"> is engaged in something like source misattribution, treating fluent, confident-sounding AI output as if it carries the same evidentiary weight as a remembered fact or a verified source, when fluency and confidence, in both AI output and in human memory, are demonstrably not reliable signals of accuracy.</w:t>
      </w:r>
      <w:commentRangeEnd w:id="95"/>
      <w:r w:rsidR="000F6F58">
        <w:rPr>
          <w:rStyle w:val="CommentReference"/>
          <w:sz w:val="22"/>
          <w:szCs w:val="22"/>
        </w:rPr>
        <w:commentReference w:id="95"/>
      </w:r>
    </w:p>
    <w:p w14:paraId="0E0FE7EE" w14:textId="77777777" w:rsidR="005B41AA" w:rsidRDefault="00000000">
      <w:pPr>
        <w:pBdr>
          <w:left w:val="single" w:sz="14" w:space="8" w:color="2E74B5"/>
        </w:pBdr>
        <w:shd w:val="clear" w:color="auto" w:fill="F4F6F9"/>
        <w:spacing w:before="80" w:after="160"/>
        <w:ind w:left="180" w:right="120"/>
      </w:pPr>
      <w:r>
        <w:rPr>
          <w:b/>
        </w:rPr>
        <w:t>Stop and Retrieve:</w:t>
      </w:r>
      <w:r>
        <w:t xml:space="preserve"> In your own words, what's missing from an AI "hallucination" that is present in even a badly distorted human confabulation?</w:t>
      </w:r>
    </w:p>
    <w:p w14:paraId="134157C7" w14:textId="77777777" w:rsidR="005B41AA" w:rsidRDefault="00000000">
      <w:pPr>
        <w:pStyle w:val="Heading1"/>
      </w:pPr>
      <w:r>
        <w:rPr>
          <w:rFonts w:ascii="Calibri" w:hAnsi="Calibri"/>
        </w:rPr>
        <w:t>Chapter Summary</w:t>
      </w:r>
    </w:p>
    <w:p w14:paraId="4CD11741" w14:textId="77777777" w:rsidR="005B41AA" w:rsidRDefault="00000000">
      <w:r>
        <w:t>Memory requires three processes — encoding, storage, and retrieval — and the classic three-box model (sensory memory, short-term/working memory, long-term memory) maps where each can succeed or fail. Sensory memory (demonstrated by Sperling's partial-report procedure) holds enormous detail for a fraction of a second; short-term memory holds roughly seven items unless chunked into larger units; and Baddeley's working memory model adds an active, executive-controlled workspace on top of simple short-term storage — a system this chapter compared, with an explicit breakdown point, to an AI context window. Deep, meaningful processing (Craik and Lockhart's levels-of-processing framework) and elaboration produce far more durable memory traces than shallow, surface-level processing like simple repetition.</w:t>
      </w:r>
    </w:p>
    <w:p w14:paraId="0C75E7AB" w14:textId="77777777" w:rsidR="005B41AA" w:rsidRDefault="00000000">
      <w:r>
        <w:t xml:space="preserve">Long-term memory storage depends biologically on long-term potentiation (one major mechanism, though not the whole story), and functionally splits into explicit memory (episodic and semantic) and implicit memory (including procedural memory and priming), which can be damaged independently of each other. H.M.'s case — paired here with Clive Wearing's as a contrast — is this chapter's classic study, demonstrating that the hippocampus is critical for forming new explicit memories while procedural learning depends on separate, spared circuitry. Retrieval shows reliable patterns — the serial position effect's primacy and recency components — and forgetting is explained by both decay and interference (proactive and retroactive), with classic evidence favoring interference as the larger contributor to everyday forgetting (and sleep as an active consolidation support, not merely an absence </w:t>
      </w:r>
      <w:r>
        <w:lastRenderedPageBreak/>
        <w:t>of interference). Memory is fundamentally reconstructive rather than reproductive: the misinformation effect, false memory, source misattribution, and confabulation are all different faces of the same underlying mechanism, vividly illustrated by flashbulb memories (vivid and confident, but not necessarily accurate — vividness and confidence dissociate from accuracy in follow-up studies). None of this — the forgetting, the reconstruction, the confident errors — is memory malfunctioning: it is the same lossy compression this book keeps finding everywhere else, trading perfect fidelity for a system that stays fast, current, and usable.</w:t>
      </w:r>
    </w:p>
    <w:p w14:paraId="22453070" w14:textId="77777777" w:rsidR="005B41AA"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5B41AA" w14:paraId="09ECF7DF" w14:textId="77777777">
        <w:tc>
          <w:tcPr>
            <w:tcW w:w="3120" w:type="dxa"/>
            <w:shd w:val="clear" w:color="auto" w:fill="E8EEF5"/>
            <w:tcMar>
              <w:top w:w="80" w:type="dxa"/>
              <w:left w:w="120" w:type="dxa"/>
              <w:bottom w:w="80" w:type="dxa"/>
              <w:right w:w="120" w:type="dxa"/>
            </w:tcMar>
            <w:vAlign w:val="center"/>
          </w:tcPr>
          <w:p w14:paraId="535FFDB2" w14:textId="77777777" w:rsidR="005B41AA"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24947AAB" w14:textId="77777777" w:rsidR="005B41AA"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6F32C643" w14:textId="77777777" w:rsidR="005B41AA" w:rsidRDefault="00000000">
            <w:pPr>
              <w:spacing w:after="40" w:line="276" w:lineRule="auto"/>
            </w:pPr>
            <w:r>
              <w:rPr>
                <w:b/>
                <w:sz w:val="20"/>
              </w:rPr>
              <w:t>Why it matters there</w:t>
            </w:r>
          </w:p>
        </w:tc>
      </w:tr>
      <w:tr w:rsidR="005B41AA" w14:paraId="3C9C3343" w14:textId="77777777">
        <w:tc>
          <w:tcPr>
            <w:tcW w:w="3120" w:type="dxa"/>
            <w:tcMar>
              <w:top w:w="80" w:type="dxa"/>
              <w:left w:w="120" w:type="dxa"/>
              <w:bottom w:w="80" w:type="dxa"/>
              <w:right w:w="120" w:type="dxa"/>
            </w:tcMar>
            <w:vAlign w:val="center"/>
          </w:tcPr>
          <w:p w14:paraId="62EDDF7B" w14:textId="77777777" w:rsidR="005B41AA" w:rsidRDefault="00000000">
            <w:pPr>
              <w:spacing w:after="40" w:line="276" w:lineRule="auto"/>
            </w:pPr>
            <w:r>
              <w:rPr>
                <w:sz w:val="20"/>
              </w:rPr>
              <w:t>Working memory (Baddeley model)</w:t>
            </w:r>
          </w:p>
        </w:tc>
        <w:tc>
          <w:tcPr>
            <w:tcW w:w="3120" w:type="dxa"/>
            <w:tcMar>
              <w:top w:w="80" w:type="dxa"/>
              <w:left w:w="120" w:type="dxa"/>
              <w:bottom w:w="80" w:type="dxa"/>
              <w:right w:w="120" w:type="dxa"/>
            </w:tcMar>
            <w:vAlign w:val="center"/>
          </w:tcPr>
          <w:p w14:paraId="5AA357BC" w14:textId="77777777" w:rsidR="005B41AA" w:rsidRDefault="00000000">
            <w:pPr>
              <w:spacing w:after="40" w:line="276" w:lineRule="auto"/>
            </w:pPr>
            <w:r>
              <w:rPr>
                <w:sz w:val="20"/>
              </w:rPr>
              <w:t>Ch. 9 — Thinking, Language &amp; Intelligence</w:t>
            </w:r>
          </w:p>
        </w:tc>
        <w:tc>
          <w:tcPr>
            <w:tcW w:w="3120" w:type="dxa"/>
            <w:tcMar>
              <w:top w:w="80" w:type="dxa"/>
              <w:left w:w="120" w:type="dxa"/>
              <w:bottom w:w="80" w:type="dxa"/>
              <w:right w:w="120" w:type="dxa"/>
            </w:tcMar>
            <w:vAlign w:val="center"/>
          </w:tcPr>
          <w:p w14:paraId="4769B045" w14:textId="77777777" w:rsidR="005B41AA" w:rsidRDefault="00000000">
            <w:pPr>
              <w:spacing w:after="40" w:line="276" w:lineRule="auto"/>
            </w:pPr>
            <w:r>
              <w:rPr>
                <w:sz w:val="20"/>
              </w:rPr>
              <w:t>Working memory capacity is a major individual-difference predictor of reasoning, problem-solving, and fluid intelligence measures</w:t>
            </w:r>
          </w:p>
        </w:tc>
      </w:tr>
      <w:tr w:rsidR="005B41AA" w14:paraId="15F6A183" w14:textId="77777777">
        <w:tc>
          <w:tcPr>
            <w:tcW w:w="3120" w:type="dxa"/>
            <w:tcMar>
              <w:top w:w="80" w:type="dxa"/>
              <w:left w:w="120" w:type="dxa"/>
              <w:bottom w:w="80" w:type="dxa"/>
              <w:right w:w="120" w:type="dxa"/>
            </w:tcMar>
            <w:vAlign w:val="center"/>
          </w:tcPr>
          <w:p w14:paraId="4F677645" w14:textId="77777777" w:rsidR="005B41AA" w:rsidRDefault="00000000">
            <w:pPr>
              <w:spacing w:after="40" w:line="276" w:lineRule="auto"/>
            </w:pPr>
            <w:r>
              <w:rPr>
                <w:sz w:val="20"/>
              </w:rPr>
              <w:t>H.M. and hippocampal memory</w:t>
            </w:r>
          </w:p>
        </w:tc>
        <w:tc>
          <w:tcPr>
            <w:tcW w:w="3120" w:type="dxa"/>
            <w:tcMar>
              <w:top w:w="80" w:type="dxa"/>
              <w:left w:w="120" w:type="dxa"/>
              <w:bottom w:w="80" w:type="dxa"/>
              <w:right w:w="120" w:type="dxa"/>
            </w:tcMar>
            <w:vAlign w:val="center"/>
          </w:tcPr>
          <w:p w14:paraId="4F31023E" w14:textId="77777777" w:rsidR="005B41AA" w:rsidRDefault="00000000">
            <w:pPr>
              <w:spacing w:after="40" w:line="276" w:lineRule="auto"/>
            </w:pPr>
            <w:r>
              <w:rPr>
                <w:sz w:val="20"/>
              </w:rPr>
              <w:t>Ch. 3 — Neuroscience &amp; Biological Bases (review)</w:t>
            </w:r>
          </w:p>
        </w:tc>
        <w:tc>
          <w:tcPr>
            <w:tcW w:w="3120" w:type="dxa"/>
            <w:tcMar>
              <w:top w:w="80" w:type="dxa"/>
              <w:left w:w="120" w:type="dxa"/>
              <w:bottom w:w="80" w:type="dxa"/>
              <w:right w:w="120" w:type="dxa"/>
            </w:tcMar>
            <w:vAlign w:val="center"/>
          </w:tcPr>
          <w:p w14:paraId="262FE1D0" w14:textId="77777777" w:rsidR="005B41AA" w:rsidRDefault="00000000">
            <w:pPr>
              <w:spacing w:after="40" w:line="276" w:lineRule="auto"/>
            </w:pPr>
            <w:r>
              <w:rPr>
                <w:sz w:val="20"/>
              </w:rPr>
              <w:t>This chapter supplies the behavioral evidence for what the hippocampus actually does — Ch. 3 introduced the structure, this chapter shows what its loss costs</w:t>
            </w:r>
          </w:p>
        </w:tc>
      </w:tr>
      <w:tr w:rsidR="005B41AA" w14:paraId="218F22CD" w14:textId="77777777">
        <w:tc>
          <w:tcPr>
            <w:tcW w:w="3120" w:type="dxa"/>
            <w:tcMar>
              <w:top w:w="80" w:type="dxa"/>
              <w:left w:w="120" w:type="dxa"/>
              <w:bottom w:w="80" w:type="dxa"/>
              <w:right w:w="120" w:type="dxa"/>
            </w:tcMar>
            <w:vAlign w:val="center"/>
          </w:tcPr>
          <w:p w14:paraId="319ED3DD" w14:textId="77777777" w:rsidR="005B41AA" w:rsidRDefault="00000000">
            <w:pPr>
              <w:spacing w:after="40" w:line="276" w:lineRule="auto"/>
            </w:pPr>
            <w:r>
              <w:rPr>
                <w:sz w:val="20"/>
              </w:rPr>
              <w:t>Memory consolidation</w:t>
            </w:r>
          </w:p>
        </w:tc>
        <w:tc>
          <w:tcPr>
            <w:tcW w:w="3120" w:type="dxa"/>
            <w:tcMar>
              <w:top w:w="80" w:type="dxa"/>
              <w:left w:w="120" w:type="dxa"/>
              <w:bottom w:w="80" w:type="dxa"/>
              <w:right w:w="120" w:type="dxa"/>
            </w:tcMar>
            <w:vAlign w:val="center"/>
          </w:tcPr>
          <w:p w14:paraId="3532A4BF" w14:textId="77777777" w:rsidR="005B41AA" w:rsidRDefault="00000000">
            <w:pPr>
              <w:spacing w:after="40" w:line="276" w:lineRule="auto"/>
            </w:pPr>
            <w:r>
              <w:rPr>
                <w:sz w:val="20"/>
              </w:rPr>
              <w:t>Ch. 6 — Sleep (review)</w:t>
            </w:r>
          </w:p>
        </w:tc>
        <w:tc>
          <w:tcPr>
            <w:tcW w:w="3120" w:type="dxa"/>
            <w:tcMar>
              <w:top w:w="80" w:type="dxa"/>
              <w:left w:w="120" w:type="dxa"/>
              <w:bottom w:w="80" w:type="dxa"/>
              <w:right w:w="120" w:type="dxa"/>
            </w:tcMar>
            <w:vAlign w:val="center"/>
          </w:tcPr>
          <w:p w14:paraId="72E6F698" w14:textId="77777777" w:rsidR="005B41AA" w:rsidRDefault="00000000">
            <w:pPr>
              <w:spacing w:after="40" w:line="276" w:lineRule="auto"/>
            </w:pPr>
            <w:r>
              <w:rPr>
                <w:sz w:val="20"/>
              </w:rPr>
              <w:t>Sleep-dependent memory consolidation was anchored briefly in Ch. 6 specifically to be completed here; this chapter delivers the fuller mechanistic story</w:t>
            </w:r>
          </w:p>
        </w:tc>
      </w:tr>
      <w:tr w:rsidR="005B41AA" w14:paraId="39C2DDF5" w14:textId="77777777">
        <w:tc>
          <w:tcPr>
            <w:tcW w:w="3120" w:type="dxa"/>
            <w:tcMar>
              <w:top w:w="80" w:type="dxa"/>
              <w:left w:w="120" w:type="dxa"/>
              <w:bottom w:w="80" w:type="dxa"/>
              <w:right w:w="120" w:type="dxa"/>
            </w:tcMar>
            <w:vAlign w:val="center"/>
          </w:tcPr>
          <w:p w14:paraId="0B36D670" w14:textId="77777777" w:rsidR="005B41AA" w:rsidRDefault="00000000">
            <w:pPr>
              <w:spacing w:after="40" w:line="276" w:lineRule="auto"/>
            </w:pPr>
            <w:r>
              <w:rPr>
                <w:sz w:val="20"/>
              </w:rPr>
              <w:t>Misinformation effect / eyewitness testimony</w:t>
            </w:r>
          </w:p>
        </w:tc>
        <w:tc>
          <w:tcPr>
            <w:tcW w:w="3120" w:type="dxa"/>
            <w:tcMar>
              <w:top w:w="80" w:type="dxa"/>
              <w:left w:w="120" w:type="dxa"/>
              <w:bottom w:w="80" w:type="dxa"/>
              <w:right w:w="120" w:type="dxa"/>
            </w:tcMar>
            <w:vAlign w:val="center"/>
          </w:tcPr>
          <w:p w14:paraId="51CD307F" w14:textId="77777777" w:rsidR="005B41AA"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47CA5F9D" w14:textId="77777777" w:rsidR="005B41AA" w:rsidRDefault="00000000">
            <w:pPr>
              <w:spacing w:after="40" w:line="276" w:lineRule="auto"/>
            </w:pPr>
            <w:r>
              <w:rPr>
                <w:sz w:val="20"/>
              </w:rPr>
              <w:t>Non-obvious: co-witness contamination of shared memories is a genuinely social phenomenon, not just an individual memory failure, and eyewitness identification errors have direct courtroom consequences this book returns to</w:t>
            </w:r>
          </w:p>
        </w:tc>
      </w:tr>
      <w:tr w:rsidR="005B41AA" w14:paraId="127D0280" w14:textId="77777777">
        <w:tc>
          <w:tcPr>
            <w:tcW w:w="3120" w:type="dxa"/>
            <w:tcMar>
              <w:top w:w="80" w:type="dxa"/>
              <w:left w:w="120" w:type="dxa"/>
              <w:bottom w:w="80" w:type="dxa"/>
              <w:right w:w="120" w:type="dxa"/>
            </w:tcMar>
            <w:vAlign w:val="center"/>
          </w:tcPr>
          <w:p w14:paraId="03C9C445" w14:textId="77777777" w:rsidR="005B41AA" w:rsidRDefault="00000000">
            <w:pPr>
              <w:spacing w:after="40" w:line="276" w:lineRule="auto"/>
            </w:pPr>
            <w:r>
              <w:rPr>
                <w:sz w:val="20"/>
              </w:rPr>
              <w:t>Spacing effect and testing effect</w:t>
            </w:r>
          </w:p>
        </w:tc>
        <w:tc>
          <w:tcPr>
            <w:tcW w:w="3120" w:type="dxa"/>
            <w:tcMar>
              <w:top w:w="80" w:type="dxa"/>
              <w:left w:w="120" w:type="dxa"/>
              <w:bottom w:w="80" w:type="dxa"/>
              <w:right w:w="120" w:type="dxa"/>
            </w:tcMar>
            <w:vAlign w:val="center"/>
          </w:tcPr>
          <w:p w14:paraId="6E7B2A62" w14:textId="77777777" w:rsidR="005B41AA" w:rsidRDefault="00000000">
            <w:pPr>
              <w:spacing w:after="40" w:line="276" w:lineRule="auto"/>
            </w:pPr>
            <w:r>
              <w:rPr>
                <w:sz w:val="20"/>
              </w:rPr>
              <w:t>Prologue — How to Actually Learn This Stuff</w:t>
            </w:r>
          </w:p>
        </w:tc>
        <w:tc>
          <w:tcPr>
            <w:tcW w:w="3120" w:type="dxa"/>
            <w:tcMar>
              <w:top w:w="80" w:type="dxa"/>
              <w:left w:w="120" w:type="dxa"/>
              <w:bottom w:w="80" w:type="dxa"/>
              <w:right w:w="120" w:type="dxa"/>
            </w:tcMar>
            <w:vAlign w:val="center"/>
          </w:tcPr>
          <w:p w14:paraId="0615EEF6" w14:textId="77777777" w:rsidR="005B41AA" w:rsidRDefault="00000000">
            <w:pPr>
              <w:spacing w:after="40" w:line="276" w:lineRule="auto"/>
            </w:pPr>
            <w:r>
              <w:rPr>
                <w:sz w:val="20"/>
              </w:rPr>
              <w:t xml:space="preserve">The prologue foreshadows these as evidence-based study strategies; this chapter supplies the encoding and retrieval mechanisms that </w:t>
            </w:r>
            <w:r>
              <w:rPr>
                <w:sz w:val="20"/>
              </w:rPr>
              <w:lastRenderedPageBreak/>
              <w:t>explain why they work</w:t>
            </w:r>
          </w:p>
        </w:tc>
      </w:tr>
      <w:tr w:rsidR="005B41AA" w14:paraId="0CB701CB" w14:textId="77777777">
        <w:tc>
          <w:tcPr>
            <w:tcW w:w="3120" w:type="dxa"/>
            <w:tcMar>
              <w:top w:w="80" w:type="dxa"/>
              <w:left w:w="120" w:type="dxa"/>
              <w:bottom w:w="80" w:type="dxa"/>
              <w:right w:w="120" w:type="dxa"/>
            </w:tcMar>
            <w:vAlign w:val="center"/>
          </w:tcPr>
          <w:p w14:paraId="60D5A5A4" w14:textId="77777777" w:rsidR="005B41AA" w:rsidRDefault="00000000">
            <w:pPr>
              <w:spacing w:after="40" w:line="276" w:lineRule="auto"/>
            </w:pPr>
            <w:r>
              <w:rPr>
                <w:sz w:val="20"/>
              </w:rPr>
              <w:lastRenderedPageBreak/>
              <w:t>Flashbulb memories / emotional arousal and encoding</w:t>
            </w:r>
          </w:p>
        </w:tc>
        <w:tc>
          <w:tcPr>
            <w:tcW w:w="3120" w:type="dxa"/>
            <w:tcMar>
              <w:top w:w="80" w:type="dxa"/>
              <w:left w:w="120" w:type="dxa"/>
              <w:bottom w:w="80" w:type="dxa"/>
              <w:right w:w="120" w:type="dxa"/>
            </w:tcMar>
            <w:vAlign w:val="center"/>
          </w:tcPr>
          <w:p w14:paraId="7F4066CE" w14:textId="77777777" w:rsidR="005B41AA" w:rsidRDefault="00000000">
            <w:pPr>
              <w:spacing w:after="40" w:line="276" w:lineRule="auto"/>
            </w:pPr>
            <w:r>
              <w:rPr>
                <w:sz w:val="20"/>
              </w:rPr>
              <w:t>Ch. 12 — Emotion, Stress &amp; Coping</w:t>
            </w:r>
          </w:p>
        </w:tc>
        <w:tc>
          <w:tcPr>
            <w:tcW w:w="3120" w:type="dxa"/>
            <w:tcMar>
              <w:top w:w="80" w:type="dxa"/>
              <w:left w:w="120" w:type="dxa"/>
              <w:bottom w:w="80" w:type="dxa"/>
              <w:right w:w="120" w:type="dxa"/>
            </w:tcMar>
            <w:vAlign w:val="center"/>
          </w:tcPr>
          <w:p w14:paraId="64B4F20E" w14:textId="77777777" w:rsidR="005B41AA" w:rsidRDefault="00000000">
            <w:pPr>
              <w:spacing w:after="40" w:line="276" w:lineRule="auto"/>
            </w:pPr>
            <w:r>
              <w:rPr>
                <w:sz w:val="20"/>
              </w:rPr>
              <w:t>Non-obvious: the same amygdala-mediated emotional arousal that makes flashbulb memories unusually vivid is covered mechanistically in full when emotion becomes the chapter's central topic</w:t>
            </w:r>
          </w:p>
        </w:tc>
      </w:tr>
      <w:tr w:rsidR="005B41AA" w14:paraId="1DBFF0BC" w14:textId="77777777">
        <w:tc>
          <w:tcPr>
            <w:tcW w:w="3120" w:type="dxa"/>
            <w:tcMar>
              <w:top w:w="80" w:type="dxa"/>
              <w:left w:w="120" w:type="dxa"/>
              <w:bottom w:w="80" w:type="dxa"/>
              <w:right w:w="120" w:type="dxa"/>
            </w:tcMar>
            <w:vAlign w:val="center"/>
          </w:tcPr>
          <w:p w14:paraId="63CC8224" w14:textId="77777777" w:rsidR="005B41AA" w:rsidRDefault="00000000">
            <w:pPr>
              <w:spacing w:after="40" w:line="276" w:lineRule="auto"/>
            </w:pPr>
            <w:r>
              <w:rPr>
                <w:sz w:val="20"/>
              </w:rPr>
              <w:t>Confabulation and source misattribution</w:t>
            </w:r>
          </w:p>
        </w:tc>
        <w:tc>
          <w:tcPr>
            <w:tcW w:w="3120" w:type="dxa"/>
            <w:tcMar>
              <w:top w:w="80" w:type="dxa"/>
              <w:left w:w="120" w:type="dxa"/>
              <w:bottom w:w="80" w:type="dxa"/>
              <w:right w:w="120" w:type="dxa"/>
            </w:tcMar>
            <w:vAlign w:val="center"/>
          </w:tcPr>
          <w:p w14:paraId="37A97E2A" w14:textId="77777777" w:rsidR="005B41AA"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7C59D7FD" w14:textId="77777777" w:rsidR="005B41AA" w:rsidRDefault="00000000">
            <w:pPr>
              <w:spacing w:after="40" w:line="276" w:lineRule="auto"/>
            </w:pPr>
            <w:r>
              <w:rPr>
                <w:sz w:val="20"/>
              </w:rPr>
              <w:t>The recovered-memory controversy in clinical practice — therapists potentially helping construct false memories of abuse during treatment — is a direct, ethically loaded application of this chapter's reconstructive-memory content</w:t>
            </w:r>
          </w:p>
        </w:tc>
      </w:tr>
    </w:tbl>
    <w:p w14:paraId="67831E75" w14:textId="77777777" w:rsidR="005B41AA" w:rsidRDefault="005B41AA">
      <w:pPr>
        <w:spacing w:after="0"/>
      </w:pPr>
    </w:p>
    <w:p w14:paraId="2C345741" w14:textId="77777777" w:rsidR="005B41AA" w:rsidRDefault="00000000">
      <w:pPr>
        <w:pStyle w:val="Heading1"/>
      </w:pPr>
      <w:r>
        <w:rPr>
          <w:rFonts w:ascii="Calibri" w:hAnsi="Calibri"/>
        </w:rPr>
        <w:t>Review Questions</w:t>
      </w:r>
    </w:p>
    <w:p w14:paraId="6F042FE7" w14:textId="77777777" w:rsidR="005B41AA" w:rsidRDefault="00000000">
      <w:r>
        <w:rPr>
          <w:b/>
        </w:rPr>
        <w:t>1.</w:t>
      </w:r>
      <w:r>
        <w:t xml:space="preserve"> In Sperling's classic experiment, participants could report only three to five letters from a briefly flashed grid under whole-report instructions, but could report nearly an entire cued row under partial-report instructions. This result is best explained by:</w:t>
      </w:r>
    </w:p>
    <w:p w14:paraId="0EAEA236" w14:textId="77777777" w:rsidR="005B41AA" w:rsidRDefault="00000000">
      <w:r>
        <w:t>a) sensory memory holds very little information overall b) sensory memory briefly holds a large amount of information, but it decays too quickly for a full verbal report to capture it c) participants were guessing correctly by chance under partial-report conditions d) partial report eliminates the need for any memory at all</w:t>
      </w:r>
    </w:p>
    <w:p w14:paraId="5C91BDAB" w14:textId="77777777" w:rsidR="005B41AA" w:rsidRDefault="00000000">
      <w:r>
        <w:rPr>
          <w:i/>
        </w:rPr>
        <w:t>Answer: b. Why (a) is tempting: the poor whole-report performance looks like sensory memory just doesn't hold much, but the strong partial-report performance — equally good no matter which row was cued — shows the full grid was actually available; it was simply fading faster than a complete verbal report could keep up with.</w:t>
      </w:r>
    </w:p>
    <w:p w14:paraId="5E2630F8" w14:textId="77777777" w:rsidR="005B41AA" w:rsidRDefault="00000000">
      <w:r>
        <w:rPr>
          <w:b/>
        </w:rPr>
        <w:t>2.</w:t>
      </w:r>
      <w:r>
        <w:t xml:space="preserve"> A string of nine letters is much harder to hold in short-term memory than the same nine letters grouped into three recognizable three-letter chunks. This illustrates:</w:t>
      </w:r>
    </w:p>
    <w:p w14:paraId="7A3190DA" w14:textId="77777777" w:rsidR="005B41AA" w:rsidRDefault="00000000">
      <w:r>
        <w:t>a) decay theory b) chunking c) the serial position effect d) source misattribution</w:t>
      </w:r>
    </w:p>
    <w:p w14:paraId="5A8EF793" w14:textId="77777777" w:rsidR="005B41AA" w:rsidRDefault="00000000">
      <w:r>
        <w:rPr>
          <w:i/>
        </w:rPr>
        <w:t xml:space="preserve">Answer: b. Why (a) is tempting: this scenario does involve a memory limitation, but the relevant limitation here is STM's capacity for a fixed number of discrete units — chunking increases how much </w:t>
      </w:r>
      <w:r>
        <w:rPr>
          <w:i/>
        </w:rPr>
        <w:lastRenderedPageBreak/>
        <w:t>raw information fits within that fixed number of units, which is a separate phenomenon from the passive time-based fading decay theory describes.</w:t>
      </w:r>
    </w:p>
    <w:p w14:paraId="39BCB053" w14:textId="77777777" w:rsidR="005B41AA" w:rsidRDefault="00000000">
      <w:r>
        <w:rPr>
          <w:b/>
        </w:rPr>
        <w:t>3.</w:t>
      </w:r>
      <w:r>
        <w:t xml:space="preserve"> According to Baddeley and Hitch's working memory model, which component would be most directly responsible for deciding which of two competing pieces of information deserves your attention right now?</w:t>
      </w:r>
    </w:p>
    <w:p w14:paraId="16C5258A" w14:textId="77777777" w:rsidR="005B41AA" w:rsidRDefault="00000000">
      <w:r>
        <w:t>a) the phonological loop b) the visuospatial sketchpad c) the central executive d) sensory memory</w:t>
      </w:r>
    </w:p>
    <w:p w14:paraId="243DDA41" w14:textId="77777777" w:rsidR="005B41AA" w:rsidRDefault="00000000">
      <w:r>
        <w:rPr>
          <w:i/>
        </w:rPr>
        <w:t>Answer: c. Why (a) is tempting: the phonological loop does hold verbal information actively, but it doesn't decide what deserves attention in the first place — that allocation and coordination function belongs specifically to the central executive, which is the component this chapter's AI Connection identifies as having no real equivalent in a flat context window.</w:t>
      </w:r>
    </w:p>
    <w:p w14:paraId="73EAAF26" w14:textId="77777777" w:rsidR="005B41AA" w:rsidRDefault="00000000">
      <w:r>
        <w:rPr>
          <w:b/>
        </w:rPr>
        <w:t>4.</w:t>
      </w:r>
      <w:r>
        <w:t xml:space="preserve"> Re-reading a textbook chapter several times produces weaker retention than explaining the same material aloud in your own words. This is best explained by:</w:t>
      </w:r>
    </w:p>
    <w:p w14:paraId="0D4E4636" w14:textId="77777777" w:rsidR="005B41AA" w:rsidRDefault="00000000">
      <w:r>
        <w:t>a) repetition is always superior to any other study method b) re-reading involves deep processing, while explaining involves shallow processing c) explaining requires deeper, meaning-based processing than re-reading's relatively shallow, surface-level processing d) memory capacity is fixed regardless of study method</w:t>
      </w:r>
    </w:p>
    <w:p w14:paraId="0EE82D68" w14:textId="77777777" w:rsidR="005B41AA" w:rsidRDefault="00000000">
      <w:r>
        <w:rPr>
          <w:i/>
        </w:rPr>
        <w:t>Answer: c. Why (b) has the relationship backward: re-reading tends to engage shallow, surface-level processing of familiar word-shapes, while explaining material in your own words requires actively engaging with its meaning — deep processing — which is why explaining typically produces the more durable memory trace, not the other way around.</w:t>
      </w:r>
    </w:p>
    <w:p w14:paraId="7C22B390" w14:textId="77777777" w:rsidR="005B41AA" w:rsidRDefault="00000000">
      <w:r>
        <w:rPr>
          <w:b/>
        </w:rPr>
        <w:t>5.</w:t>
      </w:r>
      <w:r>
        <w:t xml:space="preserve"> A patient with amnesia cannot recall ever practicing a motor skill, yet performs it better each session, exactly as an undamaged person would. This pattern provides evidence that:</w:t>
      </w:r>
    </w:p>
    <w:p w14:paraId="5A4F91C6" w14:textId="77777777" w:rsidR="005B41AA" w:rsidRDefault="00000000">
      <w:r>
        <w:t>a) the patient is not actually amnesic b) explicit and implicit memory are independent systems that can be damaged separately c) all memory ultimately depends on the hippocampus d) procedural memory requires conscious awareness to function</w:t>
      </w:r>
    </w:p>
    <w:p w14:paraId="39983983" w14:textId="77777777" w:rsidR="005B41AA" w:rsidRDefault="00000000">
      <w:r>
        <w:rPr>
          <w:i/>
        </w:rPr>
        <w:t>Answer: b. Why (d) is tempting: it's natural to assume skill improvement requires remembering having practiced, but procedural memory is implicit by definition — it influences behavior without requiring conscious, explicit recall of the learning episodes that produced it, which is exactly what this pattern (and H.M.'s case specifically) demonstrates.</w:t>
      </w:r>
    </w:p>
    <w:p w14:paraId="1FE3359A" w14:textId="77777777" w:rsidR="005B41AA" w:rsidRDefault="00000000">
      <w:r>
        <w:rPr>
          <w:b/>
        </w:rPr>
        <w:t>6.</w:t>
      </w:r>
      <w:r>
        <w:t xml:space="preserve"> Recall is reliably worse for words in the middle of a long list than for words at the beginning or end. The advantage for end-of-list words specifically is called:</w:t>
      </w:r>
    </w:p>
    <w:p w14:paraId="6A8C14B5" w14:textId="77777777" w:rsidR="005B41AA" w:rsidRDefault="00000000">
      <w:r>
        <w:t>a) the primacy effect, because it occurs first b) the recency effect, attributed to those items still being available in short-term memory at recall c) decay theory d) the misinformation effect</w:t>
      </w:r>
    </w:p>
    <w:p w14:paraId="1B0353B3" w14:textId="77777777" w:rsidR="005B41AA" w:rsidRDefault="00000000">
      <w:r>
        <w:rPr>
          <w:i/>
        </w:rPr>
        <w:lastRenderedPageBreak/>
        <w:t>Answer: b. Why (a) is tempting: primacy and recency are easy to swap, but primacy specifically refers to the beginning-of-list advantage (attributed to extra rehearsal time helping those items into long-term storage); the end-of-list advantage, attributed to those items still sitting in short-term memory at the moment of the test, is the recency effect.</w:t>
      </w:r>
    </w:p>
    <w:p w14:paraId="69AEBBBD" w14:textId="77777777" w:rsidR="005B41AA" w:rsidRDefault="00000000">
      <w:r>
        <w:rPr>
          <w:b/>
        </w:rPr>
        <w:t>7.</w:t>
      </w:r>
      <w:r>
        <w:t xml:space="preserve"> Participants who learned a word list and then slept forgot less than participants who learned the same list and then stayed awake for an equal number of hours doing normal activities. This finding is most damaging to:</w:t>
      </w:r>
    </w:p>
    <w:p w14:paraId="6F6526F6" w14:textId="77777777" w:rsidR="005B41AA" w:rsidRDefault="00000000">
      <w:r>
        <w:t>a) interference theory, because it shows time alone causes forgetting b) pure decay theory, because equal time passed in both conditions yet forgetting differed c) the serial position effect d) the levels of processing framework</w:t>
      </w:r>
    </w:p>
    <w:p w14:paraId="16949B63" w14:textId="77777777" w:rsidR="005B41AA" w:rsidRDefault="00000000">
      <w:r>
        <w:rPr>
          <w:i/>
        </w:rPr>
        <w:t>Answer: b. Why (a) has it backward: if anything, this result supports interference theory rather than damaging it — the wakeful group encountered new information and activity that could interfere with the list, while the sleeping group did not, which is exactly why pure decay theory (where only elapsed time should matter, predicting equal forgetting in both groups) struggles to explain the actual difference observed.</w:t>
      </w:r>
    </w:p>
    <w:p w14:paraId="5E19EDB8" w14:textId="77777777" w:rsidR="005B41AA" w:rsidRDefault="00000000">
      <w:r>
        <w:rPr>
          <w:b/>
        </w:rPr>
        <w:t>8.</w:t>
      </w:r>
      <w:r>
        <w:t xml:space="preserve"> You just changed your apartment's gate code and keep accidentally entering the old one. This is an example of:</w:t>
      </w:r>
    </w:p>
    <w:p w14:paraId="23C193FF" w14:textId="77777777" w:rsidR="005B41AA" w:rsidRDefault="00000000">
      <w:r>
        <w:t>a) retroactive interference b) proactive interference c) the recency effect d) confabulation</w:t>
      </w:r>
    </w:p>
    <w:p w14:paraId="5457638B" w14:textId="77777777" w:rsidR="005B41AA" w:rsidRDefault="00000000">
      <w:r>
        <w:rPr>
          <w:i/>
        </w:rPr>
        <w:t xml:space="preserve">Answer: b. Why (a) is tempting: the direction is easy to reverse — but here, </w:t>
      </w:r>
      <w:r>
        <w:t>older</w:t>
      </w:r>
      <w:r>
        <w:rPr>
          <w:i/>
        </w:rPr>
        <w:t xml:space="preserve"> learning (the old code) is interfering with retrieval of </w:t>
      </w:r>
      <w:r>
        <w:t>newer</w:t>
      </w:r>
      <w:r>
        <w:rPr>
          <w:i/>
        </w:rPr>
        <w:t xml:space="preserve"> learning (the new code), which is proactive interference; retroactive interference would be the reverse, newer learning disrupting recall of older learning.</w:t>
      </w:r>
    </w:p>
    <w:p w14:paraId="3792B765" w14:textId="77777777" w:rsidR="005B41AA" w:rsidRDefault="00000000">
      <w:r>
        <w:rPr>
          <w:b/>
        </w:rPr>
        <w:t>9.</w:t>
      </w:r>
      <w:r>
        <w:t xml:space="preserve"> In the Loftus and Palmer study, participants asked how fast cars were going when they "smashed into" each other (versus "contacted" each other) later reported higher speed estimates and were more likely to falsely recall broken glass. This demonstrates:</w:t>
      </w:r>
    </w:p>
    <w:p w14:paraId="129266C0" w14:textId="77777777" w:rsidR="005B41AA" w:rsidRDefault="00000000">
      <w:r>
        <w:t>a) decay theory b) the misinformation effect — post-event information altering memory for the original event c) source misattribution specifically d) flashbulb memory formation</w:t>
      </w:r>
    </w:p>
    <w:p w14:paraId="157C8B0D" w14:textId="77777777" w:rsidR="005B41AA" w:rsidRDefault="00000000">
      <w:r>
        <w:rPr>
          <w:i/>
        </w:rPr>
        <w:t xml:space="preserve">Answer: b. Why (c) is tempting: source misattribution and the misinformation effect are closely related reconstructive-memory phenomena, but source misattribution specifically involves misremembering </w:t>
      </w:r>
      <w:r>
        <w:t>where</w:t>
      </w:r>
      <w:r>
        <w:rPr>
          <w:i/>
        </w:rPr>
        <w:t xml:space="preserve"> accurate information came from; this scenario involves the content of the memory itself being altered by post-event wording, which is the misinformation effect.</w:t>
      </w:r>
    </w:p>
    <w:p w14:paraId="65EF2725" w14:textId="77777777" w:rsidR="005B41AA" w:rsidRDefault="00000000">
      <w:r>
        <w:rPr>
          <w:b/>
        </w:rPr>
        <w:t>10.</w:t>
      </w:r>
      <w:r>
        <w:t xml:space="preserve"> A person confidently and sincerely reports a detailed false memory, with no awareness that it is inaccurate and no intent to deceive. This is most precisely described as:</w:t>
      </w:r>
    </w:p>
    <w:p w14:paraId="22BDA3D7" w14:textId="77777777" w:rsidR="005B41AA" w:rsidRDefault="00000000">
      <w:r>
        <w:t>a) lying b) confabulation c) the recency effect d) proactive interference</w:t>
      </w:r>
    </w:p>
    <w:p w14:paraId="60432A13" w14:textId="77777777" w:rsidR="005B41AA" w:rsidRDefault="00000000">
      <w:r>
        <w:rPr>
          <w:i/>
        </w:rPr>
        <w:lastRenderedPageBreak/>
        <w:t>Answer: b. Why (a) is tempting: the content is false, which can look deception-adjacent, but confabulation is defined specifically by the absence of any intent to deceive — the person experiences the fabricated memory as genuinely real, which is the entire reason confabulation is studied as a memory phenomenon rather than treated as dishonesty.</w:t>
      </w:r>
    </w:p>
    <w:p w14:paraId="0BB1F2DF" w14:textId="77777777" w:rsidR="005B41AA" w:rsidRDefault="00000000">
      <w:r>
        <w:rPr>
          <w:b/>
        </w:rPr>
        <w:t>11.</w:t>
      </w:r>
      <w:r>
        <w:t xml:space="preserve"> H.M.'s case and Clive Wearing's case both show a combination of anterograde and retrograde amnesia, but Wearing's is more extensive on both ends. What does the comparison between the two cases primarily illustrate?</w:t>
      </w:r>
    </w:p>
    <w:p w14:paraId="44BF11EE" w14:textId="77777777" w:rsidR="005B41AA" w:rsidRDefault="00000000">
      <w:r>
        <w:t>a) that anterograde and retrograde amnesia always occur in exactly the same proportions b) that procedural memory's independence from explicit memory holds even across cases of very different severity and cause c) that hippocampal damage cannot affect long-term memory at all d) that musicians are immune to anterograde amnesia</w:t>
      </w:r>
    </w:p>
    <w:p w14:paraId="711FA4C9" w14:textId="77777777" w:rsidR="005B41AA" w:rsidRDefault="00000000">
      <w:r>
        <w:rPr>
          <w:i/>
        </w:rPr>
        <w:t>Answer: b. Why (a) is tempting: both cases do involve a mix of anterograde and retrograde amnesia, but the proportions differ substantially between them (Wearing's retrograde amnesia in particular is far more extensive) — what stays constant across both cases, despite that difference in severity, is that procedural/implicit memory survives intact in both, which is the more important and more generalizable finding.</w:t>
      </w:r>
    </w:p>
    <w:p w14:paraId="66019E3D" w14:textId="77777777" w:rsidR="005B41AA" w:rsidRDefault="00000000">
      <w:r>
        <w:rPr>
          <w:b/>
        </w:rPr>
        <w:t>12.</w:t>
      </w:r>
      <w:r>
        <w:t xml:space="preserve"> Which of the following best identifies where the AI "hallucination" / reconstructive memory analogy specifically breaks down?</w:t>
      </w:r>
    </w:p>
    <w:p w14:paraId="672087AA" w14:textId="77777777" w:rsidR="005B41AA" w:rsidRDefault="00000000">
      <w:r>
        <w:t>a) AI systems never produce false information b) human memory is always completely accurate, unlike AI output c) even the most distorted or entirely fabricated human confabulation is still produced by a person's autobiographical, motivational, and source-monitoring systems, however impaired, while an AI hallucination is generated by a fundamentally different process — statistical text completion — with no such system, and nothing resembling a memory, behind it d) there is no meaningful similarity between the two phenomena at all</w:t>
      </w:r>
    </w:p>
    <w:p w14:paraId="6601681C" w14:textId="77777777" w:rsidR="005B41AA" w:rsidRDefault="00000000">
      <w:r>
        <w:rPr>
          <w:i/>
        </w:rPr>
        <w:t>Answer: c. Why (d) is tempting: it overcorrects — there is a real surface-level resemblance this chapter draws deliberately (both involve confident, fluent, false output with no intent to deceive) — but the breakdown is specifically that human confabulation, however distorted or even entirely fabricated, is still the product of a person's memory system — autobiographical, motivational, and source-monitoring processes, however broken — while an AI hallucination has no analogous system behind it at all, just statistical text generation.</w:t>
      </w:r>
    </w:p>
    <w:p w14:paraId="5F03F4D4" w14:textId="77777777" w:rsidR="005B41AA" w:rsidRDefault="00000000">
      <w:pPr>
        <w:pStyle w:val="Heading1"/>
      </w:pPr>
      <w:r>
        <w:rPr>
          <w:rFonts w:ascii="Calibri" w:hAnsi="Calibri"/>
        </w:rPr>
        <w:t>Key Terms</w:t>
      </w:r>
    </w:p>
    <w:p w14:paraId="35D4501E" w14:textId="77777777" w:rsidR="005B41AA" w:rsidRDefault="00000000">
      <w:r>
        <w:rPr>
          <w:b/>
        </w:rPr>
        <w:t>Anterograde amnesia</w:t>
      </w:r>
      <w:r>
        <w:t xml:space="preserve"> — Inability to form new explicit, long-term memories from the point of injury or onset forward.</w:t>
      </w:r>
    </w:p>
    <w:p w14:paraId="2D126657" w14:textId="77777777" w:rsidR="005B41AA" w:rsidRDefault="00000000">
      <w:r>
        <w:rPr>
          <w:b/>
        </w:rPr>
        <w:lastRenderedPageBreak/>
        <w:t>Atkinson-Shiffrin three-box model</w:t>
      </w:r>
      <w:r>
        <w:t xml:space="preserve"> — A foundational model proposing that memory moves through three stages: sensory memory, short-term memory, and long-term memory.</w:t>
      </w:r>
    </w:p>
    <w:p w14:paraId="35ECF079" w14:textId="77777777" w:rsidR="005B41AA" w:rsidRDefault="00000000">
      <w:r>
        <w:rPr>
          <w:b/>
        </w:rPr>
        <w:t>Central executive</w:t>
      </w:r>
      <w:r>
        <w:t xml:space="preserve"> — In Baddeley's working memory model, the component that allocates attention and coordinates the system's other components.</w:t>
      </w:r>
    </w:p>
    <w:p w14:paraId="5DD215C4" w14:textId="77777777" w:rsidR="005B41AA" w:rsidRDefault="00000000">
      <w:r>
        <w:rPr>
          <w:b/>
        </w:rPr>
        <w:t>Chunking</w:t>
      </w:r>
      <w:r>
        <w:t xml:space="preserve"> — Grouping individual pieces of information into larger, more meaningful units to exceed short-term memory's normal item limit.</w:t>
      </w:r>
    </w:p>
    <w:p w14:paraId="5F99E8CD" w14:textId="77777777" w:rsidR="005B41AA" w:rsidRDefault="00000000">
      <w:r>
        <w:rPr>
          <w:b/>
        </w:rPr>
        <w:t>Confabulation</w:t>
      </w:r>
      <w:r>
        <w:t xml:space="preserve"> — Confidently stating a false or distorted memory with no intention to deceive and no awareness that the information is inaccurate.</w:t>
      </w:r>
    </w:p>
    <w:p w14:paraId="2E84F031" w14:textId="77777777" w:rsidR="005B41AA" w:rsidRDefault="00000000">
      <w:r>
        <w:rPr>
          <w:b/>
        </w:rPr>
        <w:t>Decay theory</w:t>
      </w:r>
      <w:r>
        <w:t xml:space="preserve"> — The view that memory traces fade simply as a function of the passage of time.</w:t>
      </w:r>
    </w:p>
    <w:p w14:paraId="3CFF5AF9" w14:textId="77777777" w:rsidR="005B41AA" w:rsidRDefault="00000000">
      <w:r>
        <w:rPr>
          <w:b/>
        </w:rPr>
        <w:t>Echoic memory</w:t>
      </w:r>
      <w:r>
        <w:t xml:space="preserve"> — The brief auditory form of sensory memory.</w:t>
      </w:r>
    </w:p>
    <w:p w14:paraId="2B51CDC3" w14:textId="77777777" w:rsidR="005B41AA" w:rsidRDefault="00000000">
      <w:r>
        <w:rPr>
          <w:b/>
        </w:rPr>
        <w:t>Elaboration</w:t>
      </w:r>
      <w:r>
        <w:t xml:space="preserve"> — Deliberately building a richer network of associations and cues around new information during encoding.</w:t>
      </w:r>
    </w:p>
    <w:p w14:paraId="7C4F7A5E" w14:textId="77777777" w:rsidR="005B41AA" w:rsidRDefault="00000000">
      <w:r>
        <w:rPr>
          <w:b/>
        </w:rPr>
        <w:t>Episodic memory</w:t>
      </w:r>
      <w:r>
        <w:t xml:space="preserve"> — Memory for personally experienced events located in a specific time and place.</w:t>
      </w:r>
    </w:p>
    <w:p w14:paraId="101661C3" w14:textId="77777777" w:rsidR="005B41AA" w:rsidRDefault="00000000">
      <w:r>
        <w:rPr>
          <w:b/>
        </w:rPr>
        <w:t>Explicit memory</w:t>
      </w:r>
      <w:r>
        <w:t xml:space="preserve"> — Memory that can be consciously recalled and described; also called declarative memory.</w:t>
      </w:r>
    </w:p>
    <w:p w14:paraId="45B121D3" w14:textId="77777777" w:rsidR="005B41AA" w:rsidRDefault="00000000">
      <w:r>
        <w:rPr>
          <w:b/>
        </w:rPr>
        <w:t>False memory</w:t>
      </w:r>
      <w:r>
        <w:t xml:space="preserve"> — A confident memory for an event that never actually occurred.</w:t>
      </w:r>
    </w:p>
    <w:p w14:paraId="376B6708" w14:textId="77777777" w:rsidR="005B41AA" w:rsidRDefault="00000000">
      <w:r>
        <w:rPr>
          <w:b/>
        </w:rPr>
        <w:t>Flashbulb memory</w:t>
      </w:r>
      <w:r>
        <w:t xml:space="preserve"> — An unusually vivid, detailed memory for the circumstances surrounding hearing shocking or emotionally significant news; vividness does not guarantee accuracy.</w:t>
      </w:r>
    </w:p>
    <w:p w14:paraId="2E5C6D68" w14:textId="77777777" w:rsidR="005B41AA" w:rsidRDefault="00000000">
      <w:r>
        <w:rPr>
          <w:b/>
        </w:rPr>
        <w:t>Iconic memory</w:t>
      </w:r>
      <w:r>
        <w:t xml:space="preserve"> — The brief visual form of sensory memory.</w:t>
      </w:r>
    </w:p>
    <w:p w14:paraId="2ADDFDE8" w14:textId="77777777" w:rsidR="005B41AA" w:rsidRDefault="00000000">
      <w:r>
        <w:rPr>
          <w:b/>
        </w:rPr>
        <w:t>Implicit memory</w:t>
      </w:r>
      <w:r>
        <w:t xml:space="preserve"> — Memory that influences behavior without conscious awareness or effortful recall; also called nondeclarative memory.</w:t>
      </w:r>
    </w:p>
    <w:p w14:paraId="21627FEE" w14:textId="77777777" w:rsidR="005B41AA" w:rsidRDefault="00000000">
      <w:r>
        <w:rPr>
          <w:b/>
        </w:rPr>
        <w:t>Levels of processing</w:t>
      </w:r>
      <w:r>
        <w:t xml:space="preserve"> — A framework distinguishing shallow (surface-feature) from deep (meaning-based) encoding, with deep processing producing more durable memory.</w:t>
      </w:r>
    </w:p>
    <w:p w14:paraId="5AD28E59" w14:textId="77777777" w:rsidR="005B41AA" w:rsidRDefault="00000000">
      <w:r>
        <w:rPr>
          <w:b/>
        </w:rPr>
        <w:t>Long-term potentiation (LTP)</w:t>
      </w:r>
      <w:r>
        <w:t xml:space="preserve"> — A lasting strengthening of the connection between two neurons that fire together repeatedly; one major cellular mechanism contributing to durable memory storage, though not the whole story.</w:t>
      </w:r>
    </w:p>
    <w:p w14:paraId="5AABD1B5" w14:textId="77777777" w:rsidR="005B41AA" w:rsidRDefault="00000000">
      <w:r>
        <w:rPr>
          <w:b/>
        </w:rPr>
        <w:t>Misinformation effect</w:t>
      </w:r>
      <w:r>
        <w:t xml:space="preserve"> — A memory error in which exposure to incorrect information after an event alters memory for the event itself.</w:t>
      </w:r>
    </w:p>
    <w:p w14:paraId="0C9903BE" w14:textId="77777777" w:rsidR="005B41AA" w:rsidRDefault="00000000">
      <w:r>
        <w:rPr>
          <w:b/>
        </w:rPr>
        <w:t>Priming</w:t>
      </w:r>
      <w:r>
        <w:t xml:space="preserve"> — An implicit-memory effect in which recent, often incidental exposure to a stimulus speeds later processing of the same or a related stimulus, without conscious recollection of the exposure itself.</w:t>
      </w:r>
    </w:p>
    <w:p w14:paraId="65315495" w14:textId="77777777" w:rsidR="005B41AA" w:rsidRDefault="00000000">
      <w:r>
        <w:rPr>
          <w:b/>
        </w:rPr>
        <w:t>Procedural memory</w:t>
      </w:r>
      <w:r>
        <w:t xml:space="preserve"> — Memory for how to perform a skill or sequence of actions; a form of implicit memory.</w:t>
      </w:r>
    </w:p>
    <w:p w14:paraId="3086B9B0" w14:textId="77777777" w:rsidR="005B41AA" w:rsidRDefault="00000000">
      <w:r>
        <w:rPr>
          <w:b/>
        </w:rPr>
        <w:lastRenderedPageBreak/>
        <w:t>Proactive interference</w:t>
      </w:r>
      <w:r>
        <w:t xml:space="preserve"> — Forgetting caused by older information disrupting retrieval of newer information.</w:t>
      </w:r>
    </w:p>
    <w:p w14:paraId="3B8E5B72" w14:textId="77777777" w:rsidR="005B41AA" w:rsidRDefault="00000000">
      <w:r>
        <w:rPr>
          <w:b/>
        </w:rPr>
        <w:t>Retroactive interference</w:t>
      </w:r>
      <w:r>
        <w:t xml:space="preserve"> — Forgetting caused by newer information disrupting retrieval of older information.</w:t>
      </w:r>
    </w:p>
    <w:p w14:paraId="5F56FB54" w14:textId="77777777" w:rsidR="005B41AA" w:rsidRDefault="00000000">
      <w:r>
        <w:rPr>
          <w:b/>
        </w:rPr>
        <w:t>Retrograde amnesia</w:t>
      </w:r>
      <w:r>
        <w:t xml:space="preserve"> — Loss of memories formed before an injury or onset, extending backward in time.</w:t>
      </w:r>
    </w:p>
    <w:p w14:paraId="26F4BA55" w14:textId="77777777" w:rsidR="005B41AA" w:rsidRDefault="00000000">
      <w:r>
        <w:rPr>
          <w:b/>
        </w:rPr>
        <w:t>Semantic memory</w:t>
      </w:r>
      <w:r>
        <w:t xml:space="preserve"> — General factual knowledge, detached from the specific episode in which it was learned.</w:t>
      </w:r>
    </w:p>
    <w:p w14:paraId="159D092D" w14:textId="77777777" w:rsidR="005B41AA" w:rsidRDefault="00000000">
      <w:r>
        <w:rPr>
          <w:b/>
        </w:rPr>
        <w:t>Sensory memory</w:t>
      </w:r>
      <w:r>
        <w:t xml:space="preserve"> — The brief initial stage of memory holding a near-complete impression of incoming sensory information for a fraction of a second.</w:t>
      </w:r>
    </w:p>
    <w:p w14:paraId="4475C2F6" w14:textId="77777777" w:rsidR="005B41AA" w:rsidRDefault="00000000">
      <w:r>
        <w:rPr>
          <w:b/>
        </w:rPr>
        <w:t>Serial position effect</w:t>
      </w:r>
      <w:r>
        <w:t xml:space="preserve"> — The tendency to recall items from the beginning (primacy) and end (recency) of a list better than items from the middle.</w:t>
      </w:r>
    </w:p>
    <w:p w14:paraId="74C5395F" w14:textId="77777777" w:rsidR="005B41AA" w:rsidRDefault="00000000">
      <w:r>
        <w:rPr>
          <w:b/>
        </w:rPr>
        <w:t>Short-term memory (STM)</w:t>
      </w:r>
      <w:r>
        <w:t xml:space="preserve"> — A limited-capacity memory stage holding a small amount of information for roughly seconds to about a minute without active maintenance.</w:t>
      </w:r>
    </w:p>
    <w:p w14:paraId="4D36E1D4" w14:textId="77777777" w:rsidR="005B41AA" w:rsidRDefault="00000000">
      <w:r>
        <w:rPr>
          <w:b/>
        </w:rPr>
        <w:t>Source misattribution</w:t>
      </w:r>
      <w:r>
        <w:t xml:space="preserve"> — Correctly remembering information or an experience but misattributing where it came from; also called source confusion.</w:t>
      </w:r>
    </w:p>
    <w:p w14:paraId="4D8266A5" w14:textId="77777777" w:rsidR="005B41AA" w:rsidRDefault="00000000">
      <w:r>
        <w:rPr>
          <w:b/>
        </w:rPr>
        <w:t>Tip-of-the-tongue phenomenon</w:t>
      </w:r>
      <w:r>
        <w:t xml:space="preserve"> — A retrieval failure in which a specific word or name feels nearly accessible — including partial structural information — but will not fully surface.</w:t>
      </w:r>
    </w:p>
    <w:p w14:paraId="1EA89F9C" w14:textId="77777777" w:rsidR="005B41AA" w:rsidRDefault="00000000">
      <w:r>
        <w:rPr>
          <w:b/>
        </w:rPr>
        <w:t>Working memory</w:t>
      </w:r>
      <w:r>
        <w:t xml:space="preserve"> — Baddeley and Hitch's model of an active, limited-capacity system that holds and manipulates information for ongoing cognitive tasks, including a central executive, phonological loop, and visuospatial sketchpad.</w:t>
      </w:r>
    </w:p>
    <w:p w14:paraId="45FFEB14" w14:textId="77777777" w:rsidR="005B41AA" w:rsidRDefault="00000000">
      <w:pPr>
        <w:pStyle w:val="Heading1"/>
      </w:pPr>
      <w:r>
        <w:rPr>
          <w:rFonts w:ascii="Calibri" w:hAnsi="Calibri"/>
        </w:rPr>
        <w:t>Further Reading</w:t>
      </w:r>
    </w:p>
    <w:p w14:paraId="05EA3C14" w14:textId="77777777" w:rsidR="005B41AA" w:rsidRDefault="00000000">
      <w:r>
        <w:rPr>
          <w:b/>
        </w:rPr>
        <w:t>McDermott, K. B., &amp; Roediger, H. L. (2026). Memory (encoding, storage, retrieval).</w:t>
      </w:r>
      <w:r>
        <w:t xml:space="preserve"> </w:t>
      </w:r>
      <w:r>
        <w:rPr>
          <w:i/>
        </w:rPr>
        <w:t>Noba Project.</w:t>
      </w:r>
      <w:r>
        <w:t xml:space="preserve"> Retrieved from https://nobaproject.com/modules/memory-encoding-storage-retrieval A thorough, freely available treatment of encoding, storage, and retrieval, including the DRM false-memory word-list paradigm this chapter didn't have room for.</w:t>
      </w:r>
    </w:p>
    <w:p w14:paraId="060F8EA1" w14:textId="77777777" w:rsidR="005B41AA" w:rsidRDefault="00000000">
      <w:r>
        <w:rPr>
          <w:b/>
        </w:rPr>
        <w:t>Laney, C., &amp; Loftus, E. F. (2026). Eyewitness testimony and memory biases.</w:t>
      </w:r>
      <w:r>
        <w:t xml:space="preserve"> </w:t>
      </w:r>
      <w:r>
        <w:rPr>
          <w:i/>
        </w:rPr>
        <w:t>Noba Project.</w:t>
      </w:r>
      <w:r>
        <w:t xml:space="preserve"> Retrieved from https://nobaproject.com/modules/eyewitness-testimony-and-memory-biases Elizabeth Loftus's own module on misinformation, false memory, and eyewitness identification — a strong student-facing extension on eyewitness bias and false memory. This chapter's clinical confabulation content is grounded separately in the neuropsychological literature (Kopelman, 1987); this module doesn't itself address confabulation as a clinical phenomenon.</w:t>
      </w:r>
    </w:p>
    <w:p w14:paraId="1DDF7548" w14:textId="77777777" w:rsidR="005B41AA" w:rsidRDefault="00000000">
      <w:r>
        <w:rPr>
          <w:b/>
        </w:rPr>
        <w:lastRenderedPageBreak/>
        <w:t>Sacks, O. (2007). *Musicophilia: Tales of music and the brain*. Knopf.</w:t>
      </w:r>
      <w:r>
        <w:t xml:space="preserve"> Includes an extended account of Clive Wearing's case, for students who want the fuller human story behind this chapter's contrast case to H.M.</w:t>
      </w:r>
    </w:p>
    <w:p w14:paraId="20A306E0" w14:textId="77777777" w:rsidR="005B41AA" w:rsidRDefault="00000000">
      <w:r>
        <w:rPr>
          <w:b/>
        </w:rPr>
        <w:t>Loftus, E. F., &amp; Ketcham, K. (1994). *The myth of repressed memory*. St. Martin's Press.</w:t>
      </w:r>
      <w:r>
        <w:t xml:space="preserve"> A deeper dive into the recovered-memory controversy mentioned in this chapter's Connections table, foreshadowing Chapter 13.</w:t>
      </w:r>
    </w:p>
    <w:p w14:paraId="294B904D" w14:textId="77777777" w:rsidR="005B41AA" w:rsidRDefault="00000000">
      <w:r>
        <w:rPr>
          <w:b/>
        </w:rPr>
        <w:t>Crash Course Psychology — episodes on memory, forgetting, and how memory works</w:t>
      </w:r>
      <w:r>
        <w:t xml:space="preserve"> A fast-paced, accessible video review, useful before or after reading this chapter.</w:t>
      </w:r>
    </w:p>
    <w:p w14:paraId="52EB940B" w14:textId="77777777" w:rsidR="005B41AA" w:rsidRDefault="00000000">
      <w:pPr>
        <w:pStyle w:val="Heading1"/>
      </w:pPr>
      <w:r>
        <w:rPr>
          <w:rFonts w:ascii="Calibri" w:hAnsi="Calibri"/>
        </w:rPr>
        <w:t>References</w:t>
      </w:r>
    </w:p>
    <w:p w14:paraId="329B3B12" w14:textId="77777777" w:rsidR="005B41AA" w:rsidRDefault="00000000">
      <w:r>
        <w:rPr>
          <w:i/>
        </w:rPr>
        <w:t>Full citations for factual claims made in this chapter, for instructors or students who want to verify or go deeper. Distinct from Further Reading above, which is curated for student exploration rather than completeness.</w:t>
      </w:r>
    </w:p>
    <w:p w14:paraId="0835E98D" w14:textId="77777777" w:rsidR="005B41AA" w:rsidRDefault="00000000">
      <w:r w:rsidRPr="007C48B4">
        <w:rPr>
          <w:lang w:val="fr-CA"/>
        </w:rPr>
        <w:t xml:space="preserve">Atkinson, R. C., &amp; Shiffrin, R. M. (1968). </w:t>
      </w:r>
      <w:r>
        <w:t xml:space="preserve">Human memory: A proposed system and its control processes. In K. W. Spence &amp; J. T. Spence (Eds.), </w:t>
      </w:r>
      <w:r>
        <w:rPr>
          <w:i/>
        </w:rPr>
        <w:t>The psychology of learning and motivation</w:t>
      </w:r>
      <w:r>
        <w:t xml:space="preserve"> (Vol. 2, pp. 89–195). Academic Press.</w:t>
      </w:r>
    </w:p>
    <w:p w14:paraId="174D68B1" w14:textId="77777777" w:rsidR="005B41AA" w:rsidRDefault="00000000">
      <w:r>
        <w:t xml:space="preserve">Baddeley, A. D., &amp; Hitch, G. (1974). Working memory. In G. A. Bower (Ed.), </w:t>
      </w:r>
      <w:r>
        <w:rPr>
          <w:i/>
        </w:rPr>
        <w:t>Recent advances in learning and motivation</w:t>
      </w:r>
      <w:r>
        <w:t xml:space="preserve"> (Vol. 8, pp. 47–89). Academic Press.</w:t>
      </w:r>
    </w:p>
    <w:p w14:paraId="0FB6170F" w14:textId="77777777" w:rsidR="005B41AA" w:rsidRDefault="00000000">
      <w:r>
        <w:t xml:space="preserve">Cepeda, N. J., Pashler, H., Vul, E., Wixted, J. T., &amp; Rohrer, D. (2006). Distributed practice in verbal recall tasks: A review and quantitative synthesis. </w:t>
      </w:r>
      <w:r>
        <w:rPr>
          <w:i/>
        </w:rPr>
        <w:t>Psychological Bulletin, 132</w:t>
      </w:r>
      <w:r>
        <w:t>(3), 354–380.</w:t>
      </w:r>
    </w:p>
    <w:p w14:paraId="579F5C3C" w14:textId="77777777" w:rsidR="005B41AA" w:rsidRDefault="00000000">
      <w:r>
        <w:t xml:space="preserve">Cowan, N. (2001). The magical number 4 in short-term memory: A reconsideration of mental storage capacity. </w:t>
      </w:r>
      <w:r>
        <w:rPr>
          <w:i/>
        </w:rPr>
        <w:t>Behavioral and Brain Sciences, 24</w:t>
      </w:r>
      <w:r>
        <w:t>(1), 87–114.</w:t>
      </w:r>
    </w:p>
    <w:p w14:paraId="17A25612" w14:textId="77777777" w:rsidR="005B41AA" w:rsidRDefault="00000000">
      <w:r>
        <w:t xml:space="preserve">Bliss, T. V. P., &amp; Lømo, T. (1973). Long-lasting potentiation of synaptic transmission in the dentate area of the anaesthetized rabbit following stimulation of the perforant path. </w:t>
      </w:r>
      <w:r>
        <w:rPr>
          <w:i/>
        </w:rPr>
        <w:t>Journal of Physiology, 232</w:t>
      </w:r>
      <w:r>
        <w:t>(2), 331–356.</w:t>
      </w:r>
    </w:p>
    <w:p w14:paraId="49CCB612" w14:textId="77777777" w:rsidR="005B41AA" w:rsidRDefault="00000000">
      <w:r>
        <w:t xml:space="preserve">Brown, R., &amp; Kulik, J. (1977). Flashbulb memories. </w:t>
      </w:r>
      <w:r>
        <w:rPr>
          <w:i/>
        </w:rPr>
        <w:t>Cognition, 5</w:t>
      </w:r>
      <w:r>
        <w:t>(1), 73–99.</w:t>
      </w:r>
    </w:p>
    <w:p w14:paraId="4D71BFF5" w14:textId="77777777" w:rsidR="005B41AA" w:rsidRDefault="00000000">
      <w:r>
        <w:t xml:space="preserve">Craik, F. I. M., &amp; Lockhart, R. S. (1972). Levels of processing: A framework for memory research. </w:t>
      </w:r>
      <w:r>
        <w:rPr>
          <w:i/>
        </w:rPr>
        <w:t>Journal of Verbal Learning and Verbal Behavior, 11</w:t>
      </w:r>
      <w:r>
        <w:t>(6), 671–684.</w:t>
      </w:r>
    </w:p>
    <w:p w14:paraId="1FDDF7AB" w14:textId="77777777" w:rsidR="005B41AA" w:rsidRDefault="00000000">
      <w:r>
        <w:t xml:space="preserve">Ebbinghaus, H. (1885). </w:t>
      </w:r>
      <w:r>
        <w:rPr>
          <w:i/>
        </w:rPr>
        <w:t>Über das Gedächtnis: Untersuchungen zur experimentellen Psychologie</w:t>
      </w:r>
      <w:r>
        <w:t xml:space="preserve"> [Memory: A contribution to experimental psychology]. Duncker &amp; Humblot.</w:t>
      </w:r>
    </w:p>
    <w:p w14:paraId="2173108C" w14:textId="77777777" w:rsidR="005B41AA" w:rsidRDefault="00000000">
      <w:r>
        <w:t xml:space="preserve">Hirst, W., Phelps, E. A., Buckner, R. L., Budson, A. E., Cuc, A., Gabrieli, J. D. E., … Vaidya, C. J. (2009). Long-term memory for the terrorist attack of September 11: Flashbulb memories, event memories, and the factors that influence their retention. </w:t>
      </w:r>
      <w:r>
        <w:rPr>
          <w:i/>
        </w:rPr>
        <w:t>Journal of Experimental Psychology: General, 138</w:t>
      </w:r>
      <w:r>
        <w:t>(2), 161–176.</w:t>
      </w:r>
    </w:p>
    <w:p w14:paraId="564E91E4" w14:textId="77777777" w:rsidR="005B41AA" w:rsidRDefault="00000000">
      <w:r>
        <w:lastRenderedPageBreak/>
        <w:t xml:space="preserve">Jenkins, J. G., &amp; Dallenbach, K. M. (1924). Obliviscence during sleep and waking. </w:t>
      </w:r>
      <w:r>
        <w:rPr>
          <w:i/>
        </w:rPr>
        <w:t>American Journal of Psychology, 35</w:t>
      </w:r>
      <w:r>
        <w:t>(4), 605–612.</w:t>
      </w:r>
    </w:p>
    <w:p w14:paraId="1F3FB92A" w14:textId="77777777" w:rsidR="005B41AA" w:rsidRDefault="00000000">
      <w:r>
        <w:t xml:space="preserve">Kopelman, M. D. (1987). Two types of confabulation. </w:t>
      </w:r>
      <w:r>
        <w:rPr>
          <w:i/>
        </w:rPr>
        <w:t>Journal of Neurology, Neurosurgery, and Psychiatry, 50</w:t>
      </w:r>
      <w:r>
        <w:t>(11), 1482–1487.</w:t>
      </w:r>
    </w:p>
    <w:p w14:paraId="6AAF31DC" w14:textId="77777777" w:rsidR="005B41AA" w:rsidRDefault="00000000">
      <w:r>
        <w:t xml:space="preserve">Johnson, M. K., Hashtroudi, S., &amp; Lindsay, D. S. (1993). Source monitoring. </w:t>
      </w:r>
      <w:r>
        <w:rPr>
          <w:i/>
        </w:rPr>
        <w:t>Psychological Bulletin, 114</w:t>
      </w:r>
      <w:r>
        <w:t>(1), 3–28.</w:t>
      </w:r>
    </w:p>
    <w:p w14:paraId="5E18A833" w14:textId="77777777" w:rsidR="005B41AA" w:rsidRDefault="00000000">
      <w:r>
        <w:t xml:space="preserve">Laney, C., &amp; Loftus, E. F. (2026). Eyewitness testimony and memory biases. In R. Biswas-Diener &amp; E. Diener (Eds.), </w:t>
      </w:r>
      <w:r>
        <w:rPr>
          <w:i/>
        </w:rPr>
        <w:t>Noba textbook series: Psychology.</w:t>
      </w:r>
      <w:r>
        <w:t xml:space="preserve"> DEF Publishers. Retrieved from http://noba.to/uy49tm37 (Noba's citation tool auto-generates the current year rather than a fixed publication date — a quirk flagged previously in Ch1/Ch3's session notes, not an error introduced here.)</w:t>
      </w:r>
    </w:p>
    <w:p w14:paraId="72F9A037" w14:textId="77777777" w:rsidR="005B41AA" w:rsidRDefault="00000000">
      <w:r>
        <w:t xml:space="preserve">Loftus, E. F., &amp; Palmer, J. C. (1974). Reconstruction of automobile destruction: An example of the interaction between language and memory. </w:t>
      </w:r>
      <w:r>
        <w:rPr>
          <w:i/>
        </w:rPr>
        <w:t>Journal of Verbal Learning and Verbal Behavior, 13</w:t>
      </w:r>
      <w:r>
        <w:t>(5), 585–589.</w:t>
      </w:r>
    </w:p>
    <w:p w14:paraId="6D844933" w14:textId="77777777" w:rsidR="005B41AA" w:rsidRDefault="00000000">
      <w:r>
        <w:t xml:space="preserve">Loftus, E. F., &amp; Pickrell, J. E. (1995). The formation of false memories. </w:t>
      </w:r>
      <w:r>
        <w:rPr>
          <w:i/>
        </w:rPr>
        <w:t>Psychiatric Annals, 25</w:t>
      </w:r>
      <w:r>
        <w:t>(12), 720–725.</w:t>
      </w:r>
    </w:p>
    <w:p w14:paraId="06F92709" w14:textId="77777777" w:rsidR="005B41AA" w:rsidRDefault="00000000">
      <w:r>
        <w:t xml:space="preserve">McDermott, K. B., &amp; Roediger, H. L. (2026). Memory (encoding, storage, retrieval). In R. Biswas-Diener &amp; E. Diener (Eds.), </w:t>
      </w:r>
      <w:r>
        <w:rPr>
          <w:i/>
        </w:rPr>
        <w:t>Noba textbook series: Psychology.</w:t>
      </w:r>
      <w:r>
        <w:t xml:space="preserve"> DEF Publishers. Retrieved from https://nobaproject.com/modules/memory-encoding-storage-retrieval (same Noba citation-year note as above.)</w:t>
      </w:r>
    </w:p>
    <w:p w14:paraId="1F5B4157" w14:textId="77777777" w:rsidR="005B41AA" w:rsidRDefault="00000000">
      <w:r>
        <w:t xml:space="preserve">Roediger, H. L., III, &amp; Karpicke, J. D. (2006). Test-enhanced learning: Taking memory tests improves long-term retention. </w:t>
      </w:r>
      <w:r>
        <w:rPr>
          <w:i/>
        </w:rPr>
        <w:t>Psychological Science, 17</w:t>
      </w:r>
      <w:r>
        <w:t>(3), 249–255.</w:t>
      </w:r>
    </w:p>
    <w:p w14:paraId="0AE65B82" w14:textId="77777777" w:rsidR="005B41AA" w:rsidRDefault="00000000">
      <w:r>
        <w:t xml:space="preserve">Talarico, J. M., &amp; Rubin, D. C. (2003). Confidence, not consistency, characterizes flashbulb memories. </w:t>
      </w:r>
      <w:r>
        <w:rPr>
          <w:i/>
        </w:rPr>
        <w:t>Psychological Science, 14</w:t>
      </w:r>
      <w:r>
        <w:t>(5), 455–461.</w:t>
      </w:r>
    </w:p>
    <w:p w14:paraId="425146D8" w14:textId="77777777" w:rsidR="005B41AA" w:rsidRDefault="00000000">
      <w:r>
        <w:t xml:space="preserve">Miller, G. A. (1956). The magical number seven, plus or minus two: Some limits on our capacity for processing information. </w:t>
      </w:r>
      <w:r>
        <w:rPr>
          <w:i/>
        </w:rPr>
        <w:t>Psychological Review, 63</w:t>
      </w:r>
      <w:r>
        <w:t>(2), 81–97.</w:t>
      </w:r>
    </w:p>
    <w:p w14:paraId="4317A449" w14:textId="77777777" w:rsidR="005B41AA" w:rsidRDefault="00000000">
      <w:r>
        <w:t xml:space="preserve">Murdock, B. B., Jr. (1962). The serial position effect of free recall. </w:t>
      </w:r>
      <w:r>
        <w:rPr>
          <w:i/>
        </w:rPr>
        <w:t>Journal of Experimental Psychology, 64</w:t>
      </w:r>
      <w:r>
        <w:t>(5), 482–488.</w:t>
      </w:r>
    </w:p>
    <w:p w14:paraId="7D0659DC" w14:textId="77777777" w:rsidR="005B41AA" w:rsidRDefault="00000000">
      <w:r>
        <w:t xml:space="preserve">Nairne, J. S., Thompson, S. R., &amp; Pandeirada, J. N. S. (2007). Adaptive memory: Survival processing enhances retention. </w:t>
      </w:r>
      <w:r>
        <w:rPr>
          <w:i/>
        </w:rPr>
        <w:t>Journal of Experimental Psychology: Learning, Memory, and Cognition, 33</w:t>
      </w:r>
      <w:r>
        <w:t>(2), 263–273.</w:t>
      </w:r>
    </w:p>
    <w:p w14:paraId="77B248DA" w14:textId="77777777" w:rsidR="005B41AA" w:rsidRDefault="00000000">
      <w:r>
        <w:t xml:space="preserve">Scoville, W. B., &amp; Milner, B. (1957). Loss of recent memory after bilateral hippocampal lesions. </w:t>
      </w:r>
      <w:r>
        <w:rPr>
          <w:i/>
        </w:rPr>
        <w:t>Journal of Neurology, Neurosurgery, and Psychiatry, 20</w:t>
      </w:r>
      <w:r>
        <w:t>(1), 11–21.</w:t>
      </w:r>
    </w:p>
    <w:p w14:paraId="0DA1BDD2" w14:textId="77777777" w:rsidR="005B41AA" w:rsidRDefault="00000000">
      <w:r>
        <w:t xml:space="preserve">Simons, D. J., &amp; Chabris, C. F. (2011). What people believe about how memory works: A representative survey of the U.S. population. </w:t>
      </w:r>
      <w:r>
        <w:rPr>
          <w:i/>
        </w:rPr>
        <w:t>PLOS ONE, 6</w:t>
      </w:r>
      <w:r>
        <w:t>(8), e22757.</w:t>
      </w:r>
    </w:p>
    <w:p w14:paraId="10FBE70D" w14:textId="77777777" w:rsidR="005B41AA" w:rsidRDefault="00000000">
      <w:r>
        <w:lastRenderedPageBreak/>
        <w:t xml:space="preserve">Sperling, G. (1960). The information available in brief visual presentations. </w:t>
      </w:r>
      <w:r>
        <w:rPr>
          <w:i/>
        </w:rPr>
        <w:t>Psychological Monographs: General and Applied, 74</w:t>
      </w:r>
      <w:r>
        <w:t>(11, Whole No. 498), 1–29.</w:t>
      </w:r>
    </w:p>
    <w:p w14:paraId="2ADB9552" w14:textId="77777777" w:rsidR="005B41AA" w:rsidRDefault="00000000">
      <w:r>
        <w:t xml:space="preserve">Tulving, E. (1972). Episodic and semantic memory. In E. Tulving &amp; W. Donaldson (Eds.), </w:t>
      </w:r>
      <w:r>
        <w:rPr>
          <w:i/>
        </w:rPr>
        <w:t>Organization of memory</w:t>
      </w:r>
      <w:r>
        <w:t xml:space="preserve"> (pp. 381–403). Academic Press.</w:t>
      </w:r>
    </w:p>
    <w:p w14:paraId="44FC3C16" w14:textId="77777777" w:rsidR="005B41AA" w:rsidRDefault="00000000">
      <w:r>
        <w:t xml:space="preserve">Wilson, B. A., &amp; Wearing, D. (1995). Prisoner of consciousness: A state of just awakening following herpes simplex encephalitis. In R. Campbell &amp; M. A. Conway (Eds.), </w:t>
      </w:r>
      <w:r>
        <w:rPr>
          <w:i/>
        </w:rPr>
        <w:t>Broken memories: Case studies in memory impairment</w:t>
      </w:r>
      <w:r>
        <w:t xml:space="preserve"> (pp. 14–30). Blackwell.</w:t>
      </w:r>
    </w:p>
    <w:sectPr w:rsidR="005B41AA"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3T07:55:00Z" w:initials="JO">
    <w:p w14:paraId="3E19A659" w14:textId="77777777" w:rsidR="007C48B4" w:rsidRDefault="007C48B4" w:rsidP="007C48B4">
      <w:pPr>
        <w:pStyle w:val="CommentText"/>
      </w:pPr>
      <w:r>
        <w:rPr>
          <w:rStyle w:val="CommentReference"/>
        </w:rPr>
        <w:annotationRef/>
      </w:r>
      <w:r>
        <w:t>Odd wording</w:t>
      </w:r>
    </w:p>
  </w:comment>
  <w:comment w:id="1" w:author="Jon Oxford" w:date="2026-07-23T07:56:00Z" w:initials="JO">
    <w:p w14:paraId="00013D41" w14:textId="77777777" w:rsidR="007C48B4" w:rsidRDefault="007C48B4" w:rsidP="007C48B4">
      <w:pPr>
        <w:pStyle w:val="CommentText"/>
      </w:pPr>
      <w:r>
        <w:rPr>
          <w:rStyle w:val="CommentReference"/>
        </w:rPr>
        <w:annotationRef/>
      </w:r>
      <w:r>
        <w:t xml:space="preserve">Lets bold those verbs. </w:t>
      </w:r>
    </w:p>
  </w:comment>
  <w:comment w:id="2" w:author="Jon Oxford" w:date="2026-07-23T07:56:00Z" w:initials="JO">
    <w:p w14:paraId="4CFD85A8" w14:textId="77777777" w:rsidR="007C48B4" w:rsidRDefault="007C48B4" w:rsidP="007C48B4">
      <w:pPr>
        <w:pStyle w:val="CommentText"/>
      </w:pPr>
      <w:r>
        <w:rPr>
          <w:rStyle w:val="CommentReference"/>
        </w:rPr>
        <w:annotationRef/>
      </w:r>
      <w:r>
        <w:t xml:space="preserve">Bullet points. </w:t>
      </w:r>
    </w:p>
  </w:comment>
  <w:comment w:id="3" w:author="Jon Oxford" w:date="2026-07-23T07:57:00Z" w:initials="JO">
    <w:p w14:paraId="4E3F001B" w14:textId="77777777" w:rsidR="007C48B4" w:rsidRDefault="007C48B4" w:rsidP="007C48B4">
      <w:pPr>
        <w:pStyle w:val="CommentText"/>
      </w:pPr>
      <w:r>
        <w:rPr>
          <w:rStyle w:val="CommentReference"/>
        </w:rPr>
        <w:annotationRef/>
      </w:r>
      <w:r>
        <w:t xml:space="preserve">An image of the experimental stimuli? Small, not necessarily full big image? </w:t>
      </w:r>
    </w:p>
  </w:comment>
  <w:comment w:id="4" w:author="Jon Oxford" w:date="2026-07-23T07:58:00Z" w:initials="JO">
    <w:p w14:paraId="1E47E83E" w14:textId="77777777" w:rsidR="007C48B4" w:rsidRDefault="007C48B4" w:rsidP="007C48B4">
      <w:pPr>
        <w:pStyle w:val="CommentText"/>
      </w:pPr>
      <w:r>
        <w:rPr>
          <w:rStyle w:val="CommentReference"/>
        </w:rPr>
        <w:annotationRef/>
      </w:r>
      <w:r>
        <w:t>Or replace with a learning lab? It isn’t really helping here as is...</w:t>
      </w:r>
    </w:p>
  </w:comment>
  <w:comment w:id="20" w:author="Jon Oxford" w:date="2026-07-23T08:08:00Z" w:initials="JO">
    <w:p w14:paraId="51341E1C" w14:textId="77777777" w:rsidR="00C06EE0" w:rsidRDefault="00C06EE0" w:rsidP="00C06EE0">
      <w:pPr>
        <w:pStyle w:val="CommentText"/>
      </w:pPr>
      <w:r>
        <w:rPr>
          <w:rStyle w:val="CommentReference"/>
        </w:rPr>
        <w:annotationRef/>
      </w:r>
      <w:r>
        <w:t>Perhaps more specific example, SAT scores, IQ or something that will interest freshman college students. Videogame performance or?</w:t>
      </w:r>
    </w:p>
  </w:comment>
  <w:comment w:id="44" w:author="Jon Oxford" w:date="2026-07-23T08:19:00Z" w:initials="JO">
    <w:p w14:paraId="6B82E8EC" w14:textId="77777777" w:rsidR="00EC2A4C" w:rsidRDefault="00EC2A4C" w:rsidP="00EC2A4C">
      <w:pPr>
        <w:pStyle w:val="CommentText"/>
      </w:pPr>
      <w:r>
        <w:rPr>
          <w:rStyle w:val="CommentReference"/>
        </w:rPr>
        <w:annotationRef/>
      </w:r>
      <w:r>
        <w:t xml:space="preserve">Perhaps we teach here about agentic harnesses? Simply, because chatbots are yesterday and they need to know about tomorrow it is college. </w:t>
      </w:r>
    </w:p>
  </w:comment>
  <w:comment w:id="45" w:author="Jon Oxford" w:date="2026-07-23T08:20:00Z" w:initials="JO">
    <w:p w14:paraId="7C838634" w14:textId="77777777" w:rsidR="005F6AFA" w:rsidRDefault="005F6AFA" w:rsidP="005F6AFA">
      <w:pPr>
        <w:pStyle w:val="CommentText"/>
      </w:pPr>
      <w:r>
        <w:rPr>
          <w:rStyle w:val="CommentReference"/>
        </w:rPr>
        <w:annotationRef/>
      </w:r>
      <w:r>
        <w:t>The comment I made above is redundat with this...we should consider how to merge them...</w:t>
      </w:r>
    </w:p>
  </w:comment>
  <w:comment w:id="61" w:author="Jon Oxford" w:date="2026-07-23T08:26:00Z" w:initials="JO">
    <w:p w14:paraId="51E9B49A" w14:textId="77777777" w:rsidR="00557A20" w:rsidRDefault="00557A20" w:rsidP="00557A20">
      <w:pPr>
        <w:pStyle w:val="CommentText"/>
      </w:pPr>
      <w:r>
        <w:rPr>
          <w:rStyle w:val="CommentReference"/>
        </w:rPr>
        <w:annotationRef/>
      </w:r>
      <w:r>
        <w:t>Why? Is that the reason we have them make predictions throughout the text? Reasoning about it is making predictions, and thereby connections. We need to support why in the whole chapter like this...</w:t>
      </w:r>
    </w:p>
  </w:comment>
  <w:comment w:id="63" w:author="Jon Oxford" w:date="2026-07-23T08:27:00Z" w:initials="JO">
    <w:p w14:paraId="18DBFF79" w14:textId="77777777" w:rsidR="00557A20" w:rsidRDefault="00557A20" w:rsidP="00557A20">
      <w:pPr>
        <w:pStyle w:val="CommentText"/>
      </w:pPr>
      <w:r>
        <w:rPr>
          <w:rStyle w:val="CommentReference"/>
        </w:rPr>
        <w:annotationRef/>
      </w:r>
      <w:r>
        <w:t>Update with whatever we come up with.</w:t>
      </w:r>
    </w:p>
  </w:comment>
  <w:comment w:id="64" w:author="Jon Oxford" w:date="2026-07-23T08:31:00Z" w:initials="JO">
    <w:p w14:paraId="1A374152" w14:textId="77777777" w:rsidR="003D7335" w:rsidRDefault="003D7335" w:rsidP="003D7335">
      <w:pPr>
        <w:pStyle w:val="CommentText"/>
      </w:pPr>
      <w:r>
        <w:rPr>
          <w:rStyle w:val="CommentReference"/>
        </w:rPr>
        <w:annotationRef/>
      </w:r>
      <w:r>
        <w:t>We need to discuss. The mechanism is unpackaging new receptors nmda-mediated. We don’t want to say that, but do need to say increase synaptic throughput, more receptors more neurotransmitters, more powerful connections, while it is used, it can change too though. But when predictions change and other branches are more active...discuss with me.</w:t>
      </w:r>
    </w:p>
  </w:comment>
  <w:comment w:id="67" w:author="Jon Oxford" w:date="2026-07-23T08:32:00Z" w:initials="JO">
    <w:p w14:paraId="492065FE" w14:textId="77777777" w:rsidR="003D7335" w:rsidRDefault="003D7335" w:rsidP="003D7335">
      <w:pPr>
        <w:pStyle w:val="CommentText"/>
      </w:pPr>
      <w:r>
        <w:rPr>
          <w:rStyle w:val="CommentReference"/>
        </w:rPr>
        <w:annotationRef/>
      </w:r>
      <w:r>
        <w:t xml:space="preserve">Figure out the bullet points. </w:t>
      </w:r>
    </w:p>
  </w:comment>
  <w:comment w:id="68" w:author="Jon Oxford" w:date="2026-07-23T08:32:00Z" w:initials="JO">
    <w:p w14:paraId="4B52DA80" w14:textId="77777777" w:rsidR="003D7335" w:rsidRDefault="003D7335" w:rsidP="003D7335">
      <w:pPr>
        <w:pStyle w:val="CommentText"/>
      </w:pPr>
      <w:r>
        <w:rPr>
          <w:rStyle w:val="CommentReference"/>
        </w:rPr>
        <w:annotationRef/>
      </w:r>
      <w:r>
        <w:t>Or it does have a table afterward, perhaps not bulleted here. Discuss.</w:t>
      </w:r>
    </w:p>
  </w:comment>
  <w:comment w:id="74" w:author="Jon Oxford" w:date="2026-07-23T08:33:00Z" w:initials="JO">
    <w:p w14:paraId="157EA42B" w14:textId="77777777" w:rsidR="003D7335" w:rsidRDefault="003D7335" w:rsidP="003D7335">
      <w:pPr>
        <w:pStyle w:val="CommentText"/>
      </w:pPr>
      <w:r>
        <w:rPr>
          <w:rStyle w:val="CommentReference"/>
        </w:rPr>
        <w:annotationRef/>
      </w:r>
      <w:r>
        <w:t>He we a surgeon I thought?</w:t>
      </w:r>
    </w:p>
  </w:comment>
  <w:comment w:id="77" w:author="Jon Oxford" w:date="2026-07-23T08:35:00Z" w:initials="JO">
    <w:p w14:paraId="3B35B173" w14:textId="77777777" w:rsidR="00EF0C75" w:rsidRDefault="00EF0C75" w:rsidP="00EF0C75">
      <w:pPr>
        <w:pStyle w:val="CommentText"/>
      </w:pPr>
      <w:r>
        <w:rPr>
          <w:rStyle w:val="CommentReference"/>
        </w:rPr>
        <w:annotationRef/>
      </w:r>
      <w:r>
        <w:t>Make it easier to read.</w:t>
      </w:r>
    </w:p>
  </w:comment>
  <w:comment w:id="84" w:author="Jon Oxford" w:date="2026-07-23T08:37:00Z" w:initials="JO">
    <w:p w14:paraId="0F172063" w14:textId="77777777" w:rsidR="00C02D05" w:rsidRDefault="00C02D05" w:rsidP="00C02D05">
      <w:pPr>
        <w:pStyle w:val="CommentText"/>
      </w:pPr>
      <w:r>
        <w:rPr>
          <w:rStyle w:val="CommentReference"/>
        </w:rPr>
        <w:annotationRef/>
      </w:r>
      <w:r>
        <w:t xml:space="preserve">Lets restructure to make it clearer. Suggestions. </w:t>
      </w:r>
    </w:p>
  </w:comment>
  <w:comment w:id="85" w:author="Jon Oxford" w:date="2026-07-23T08:37:00Z" w:initials="JO">
    <w:p w14:paraId="0D4AED3D" w14:textId="77777777" w:rsidR="00C02D05" w:rsidRDefault="00C02D05" w:rsidP="00C02D05">
      <w:pPr>
        <w:pStyle w:val="CommentText"/>
      </w:pPr>
      <w:r>
        <w:rPr>
          <w:rStyle w:val="CommentReference"/>
        </w:rPr>
        <w:annotationRef/>
      </w:r>
      <w:r>
        <w:t>Bullet points?</w:t>
      </w:r>
    </w:p>
  </w:comment>
  <w:comment w:id="86" w:author="Jon Oxford" w:date="2026-07-23T08:40:00Z" w:initials="JO">
    <w:p w14:paraId="74CED5AD" w14:textId="77777777" w:rsidR="00C02D05" w:rsidRDefault="00C02D05" w:rsidP="00C02D05">
      <w:pPr>
        <w:pStyle w:val="CommentText"/>
      </w:pPr>
      <w:r>
        <w:rPr>
          <w:rStyle w:val="CommentReference"/>
        </w:rPr>
        <w:annotationRef/>
      </w:r>
      <w:r>
        <w:t>The point that matters, is that things do decay if not used...that is important for an organism, to remember what helps make predictions now. Discuss. But I don’t care to talk about all of this.</w:t>
      </w:r>
    </w:p>
  </w:comment>
  <w:comment w:id="87" w:author="Jon Oxford" w:date="2026-07-23T08:39:00Z" w:initials="JO">
    <w:p w14:paraId="039F71E6" w14:textId="77777777" w:rsidR="00C02D05" w:rsidRDefault="00C02D05" w:rsidP="00C02D05">
      <w:pPr>
        <w:pStyle w:val="CommentText"/>
      </w:pPr>
      <w:r>
        <w:rPr>
          <w:rStyle w:val="CommentReference"/>
        </w:rPr>
        <w:annotationRef/>
      </w:r>
      <w:r>
        <w:t>I don’t know that I care about these...could remove them for word count? I never emphasize and fall a sleep when I have to teach them...</w:t>
      </w:r>
    </w:p>
  </w:comment>
  <w:comment w:id="89" w:author="Jon Oxford" w:date="2026-07-23T08:43:00Z" w:initials="JO">
    <w:p w14:paraId="06DA787D" w14:textId="77777777" w:rsidR="00C02D05" w:rsidRDefault="00C02D05" w:rsidP="00C02D05">
      <w:pPr>
        <w:pStyle w:val="CommentText"/>
      </w:pPr>
      <w:r>
        <w:rPr>
          <w:rStyle w:val="CommentReference"/>
        </w:rPr>
        <w:annotationRef/>
      </w:r>
      <w:r>
        <w:t>This would be a cool virtual lab...expose them, contaminate, ask them, then show they misremembered...discuss.</w:t>
      </w:r>
    </w:p>
  </w:comment>
  <w:comment w:id="94" w:author="Jon Oxford" w:date="2026-07-23T08:45:00Z" w:initials="JO">
    <w:p w14:paraId="5375D131" w14:textId="77777777" w:rsidR="000F6F58" w:rsidRDefault="000F6F58" w:rsidP="000F6F58">
      <w:pPr>
        <w:pStyle w:val="CommentText"/>
      </w:pPr>
      <w:r>
        <w:rPr>
          <w:rStyle w:val="CommentReference"/>
        </w:rPr>
        <w:annotationRef/>
      </w:r>
      <w:r>
        <w:t>Examples Like JFK was assinated, 911...what flashbulb memory might their cohort have? Covid?</w:t>
      </w:r>
    </w:p>
  </w:comment>
  <w:comment w:id="95" w:author="Jon Oxford" w:date="2026-07-23T08:46:00Z" w:initials="JO">
    <w:p w14:paraId="11835F3A" w14:textId="77777777" w:rsidR="000F6F58" w:rsidRDefault="000F6F58" w:rsidP="000F6F58">
      <w:pPr>
        <w:pStyle w:val="CommentText"/>
      </w:pPr>
      <w:r>
        <w:rPr>
          <w:rStyle w:val="CommentReference"/>
        </w:rPr>
        <w:annotationRef/>
      </w:r>
      <w:r>
        <w:t>Need to simplify.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19A659" w15:done="0"/>
  <w15:commentEx w15:paraId="00013D41" w15:done="0"/>
  <w15:commentEx w15:paraId="4CFD85A8" w15:done="0"/>
  <w15:commentEx w15:paraId="4E3F001B" w15:done="0"/>
  <w15:commentEx w15:paraId="1E47E83E" w15:paraIdParent="4E3F001B" w15:done="0"/>
  <w15:commentEx w15:paraId="51341E1C" w15:done="0"/>
  <w15:commentEx w15:paraId="6B82E8EC" w15:done="0"/>
  <w15:commentEx w15:paraId="7C838634" w15:done="0"/>
  <w15:commentEx w15:paraId="51E9B49A" w15:done="0"/>
  <w15:commentEx w15:paraId="18DBFF79" w15:done="0"/>
  <w15:commentEx w15:paraId="1A374152" w15:done="0"/>
  <w15:commentEx w15:paraId="492065FE" w15:done="0"/>
  <w15:commentEx w15:paraId="4B52DA80" w15:paraIdParent="492065FE" w15:done="0"/>
  <w15:commentEx w15:paraId="157EA42B" w15:done="0"/>
  <w15:commentEx w15:paraId="3B35B173" w15:done="0"/>
  <w15:commentEx w15:paraId="0F172063" w15:done="0"/>
  <w15:commentEx w15:paraId="0D4AED3D" w15:done="0"/>
  <w15:commentEx w15:paraId="74CED5AD" w15:paraIdParent="0D4AED3D" w15:done="0"/>
  <w15:commentEx w15:paraId="039F71E6" w15:done="0"/>
  <w15:commentEx w15:paraId="06DA787D" w15:done="0"/>
  <w15:commentEx w15:paraId="5375D131" w15:done="0"/>
  <w15:commentEx w15:paraId="11835F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5C9512" w16cex:dateUtc="2026-07-23T12:55:00Z"/>
  <w16cex:commentExtensible w16cex:durableId="20BF718F" w16cex:dateUtc="2026-07-23T12:56:00Z"/>
  <w16cex:commentExtensible w16cex:durableId="666FCFE6" w16cex:dateUtc="2026-07-23T12:56:00Z"/>
  <w16cex:commentExtensible w16cex:durableId="7E1DABB8" w16cex:dateUtc="2026-07-23T12:57:00Z"/>
  <w16cex:commentExtensible w16cex:durableId="0500E701" w16cex:dateUtc="2026-07-23T12:58:00Z"/>
  <w16cex:commentExtensible w16cex:durableId="76257A5B" w16cex:dateUtc="2026-07-23T13:08:00Z"/>
  <w16cex:commentExtensible w16cex:durableId="1C9C7614" w16cex:dateUtc="2026-07-23T13:19:00Z"/>
  <w16cex:commentExtensible w16cex:durableId="079C97CC" w16cex:dateUtc="2026-07-23T13:20:00Z"/>
  <w16cex:commentExtensible w16cex:durableId="27D21ED7" w16cex:dateUtc="2026-07-23T13:26:00Z"/>
  <w16cex:commentExtensible w16cex:durableId="1162EA3A" w16cex:dateUtc="2026-07-23T13:27:00Z"/>
  <w16cex:commentExtensible w16cex:durableId="6F365928" w16cex:dateUtc="2026-07-23T13:31:00Z"/>
  <w16cex:commentExtensible w16cex:durableId="0559BF0C" w16cex:dateUtc="2026-07-23T13:32:00Z"/>
  <w16cex:commentExtensible w16cex:durableId="1C2EB161" w16cex:dateUtc="2026-07-23T13:32:00Z"/>
  <w16cex:commentExtensible w16cex:durableId="3CC5189C" w16cex:dateUtc="2026-07-23T13:33:00Z"/>
  <w16cex:commentExtensible w16cex:durableId="4C2237F6" w16cex:dateUtc="2026-07-23T13:35:00Z"/>
  <w16cex:commentExtensible w16cex:durableId="46E265CB" w16cex:dateUtc="2026-07-23T13:37:00Z"/>
  <w16cex:commentExtensible w16cex:durableId="1BE33602" w16cex:dateUtc="2026-07-23T13:37:00Z"/>
  <w16cex:commentExtensible w16cex:durableId="77EEB4CA" w16cex:dateUtc="2026-07-23T13:40:00Z"/>
  <w16cex:commentExtensible w16cex:durableId="4500B33E" w16cex:dateUtc="2026-07-23T13:39:00Z"/>
  <w16cex:commentExtensible w16cex:durableId="225FD8AB" w16cex:dateUtc="2026-07-23T13:43:00Z"/>
  <w16cex:commentExtensible w16cex:durableId="0196FA9B" w16cex:dateUtc="2026-07-23T13:45:00Z"/>
  <w16cex:commentExtensible w16cex:durableId="0A3F72BB" w16cex:dateUtc="2026-07-23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19A659" w16cid:durableId="235C9512"/>
  <w16cid:commentId w16cid:paraId="00013D41" w16cid:durableId="20BF718F"/>
  <w16cid:commentId w16cid:paraId="4CFD85A8" w16cid:durableId="666FCFE6"/>
  <w16cid:commentId w16cid:paraId="4E3F001B" w16cid:durableId="7E1DABB8"/>
  <w16cid:commentId w16cid:paraId="1E47E83E" w16cid:durableId="0500E701"/>
  <w16cid:commentId w16cid:paraId="51341E1C" w16cid:durableId="76257A5B"/>
  <w16cid:commentId w16cid:paraId="6B82E8EC" w16cid:durableId="1C9C7614"/>
  <w16cid:commentId w16cid:paraId="7C838634" w16cid:durableId="079C97CC"/>
  <w16cid:commentId w16cid:paraId="51E9B49A" w16cid:durableId="27D21ED7"/>
  <w16cid:commentId w16cid:paraId="18DBFF79" w16cid:durableId="1162EA3A"/>
  <w16cid:commentId w16cid:paraId="1A374152" w16cid:durableId="6F365928"/>
  <w16cid:commentId w16cid:paraId="492065FE" w16cid:durableId="0559BF0C"/>
  <w16cid:commentId w16cid:paraId="4B52DA80" w16cid:durableId="1C2EB161"/>
  <w16cid:commentId w16cid:paraId="157EA42B" w16cid:durableId="3CC5189C"/>
  <w16cid:commentId w16cid:paraId="3B35B173" w16cid:durableId="4C2237F6"/>
  <w16cid:commentId w16cid:paraId="0F172063" w16cid:durableId="46E265CB"/>
  <w16cid:commentId w16cid:paraId="0D4AED3D" w16cid:durableId="1BE33602"/>
  <w16cid:commentId w16cid:paraId="74CED5AD" w16cid:durableId="77EEB4CA"/>
  <w16cid:commentId w16cid:paraId="039F71E6" w16cid:durableId="4500B33E"/>
  <w16cid:commentId w16cid:paraId="06DA787D" w16cid:durableId="225FD8AB"/>
  <w16cid:commentId w16cid:paraId="5375D131" w16cid:durableId="0196FA9B"/>
  <w16cid:commentId w16cid:paraId="11835F3A" w16cid:durableId="0A3F72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346D9" w14:textId="77777777" w:rsidR="00235EC8" w:rsidRDefault="00235EC8">
      <w:pPr>
        <w:spacing w:after="0" w:line="240" w:lineRule="auto"/>
      </w:pPr>
      <w:r>
        <w:separator/>
      </w:r>
    </w:p>
  </w:endnote>
  <w:endnote w:type="continuationSeparator" w:id="0">
    <w:p w14:paraId="3AFD1AB2" w14:textId="77777777" w:rsidR="00235EC8" w:rsidRDefault="00235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D80D" w14:textId="77777777" w:rsidR="005B41AA"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C831" w14:textId="77777777" w:rsidR="00235EC8" w:rsidRDefault="00235EC8">
      <w:pPr>
        <w:spacing w:after="0" w:line="240" w:lineRule="auto"/>
      </w:pPr>
      <w:r>
        <w:separator/>
      </w:r>
    </w:p>
  </w:footnote>
  <w:footnote w:type="continuationSeparator" w:id="0">
    <w:p w14:paraId="3651E02F" w14:textId="77777777" w:rsidR="00235EC8" w:rsidRDefault="00235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D039" w14:textId="77777777" w:rsidR="005B41AA" w:rsidRDefault="00000000">
    <w:pPr>
      <w:pStyle w:val="Header"/>
      <w:jc w:val="right"/>
    </w:pPr>
    <w:r>
      <w:rPr>
        <w:color w:val="555555"/>
        <w:sz w:val="17"/>
      </w:rPr>
      <w:t>Chapter 8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390D63"/>
    <w:multiLevelType w:val="hybridMultilevel"/>
    <w:tmpl w:val="A000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C509B"/>
    <w:multiLevelType w:val="hybridMultilevel"/>
    <w:tmpl w:val="36EE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254D3B"/>
    <w:multiLevelType w:val="hybridMultilevel"/>
    <w:tmpl w:val="2DA6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E6059"/>
    <w:multiLevelType w:val="hybridMultilevel"/>
    <w:tmpl w:val="F5100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24ECA"/>
    <w:multiLevelType w:val="multilevel"/>
    <w:tmpl w:val="AB102590"/>
    <w:lvl w:ilvl="0">
      <w:start w:val="1"/>
      <w:numFmt w:val="decimal"/>
      <w:pStyle w:val="ListBullet"/>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4" w15:restartNumberingAfterBreak="0">
    <w:nsid w:val="7BE60807"/>
    <w:multiLevelType w:val="hybridMultilevel"/>
    <w:tmpl w:val="4ABEA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2462">
    <w:abstractNumId w:val="13"/>
  </w:num>
  <w:num w:numId="2" w16cid:durableId="352656238">
    <w:abstractNumId w:val="14"/>
  </w:num>
  <w:num w:numId="3" w16cid:durableId="1085612135">
    <w:abstractNumId w:val="12"/>
  </w:num>
  <w:num w:numId="4" w16cid:durableId="2131124257">
    <w:abstractNumId w:val="10"/>
  </w:num>
  <w:num w:numId="5" w16cid:durableId="278728174">
    <w:abstractNumId w:val="9"/>
  </w:num>
  <w:num w:numId="6" w16cid:durableId="158099072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F58"/>
    <w:rsid w:val="0015074B"/>
    <w:rsid w:val="00235EC8"/>
    <w:rsid w:val="0029639D"/>
    <w:rsid w:val="00326F90"/>
    <w:rsid w:val="003D7335"/>
    <w:rsid w:val="00557A20"/>
    <w:rsid w:val="005B41AA"/>
    <w:rsid w:val="005D53D3"/>
    <w:rsid w:val="005F6AFA"/>
    <w:rsid w:val="00780085"/>
    <w:rsid w:val="007C48B4"/>
    <w:rsid w:val="00AA1D8D"/>
    <w:rsid w:val="00B47730"/>
    <w:rsid w:val="00C02D05"/>
    <w:rsid w:val="00C06EE0"/>
    <w:rsid w:val="00CB0664"/>
    <w:rsid w:val="00EC2A4C"/>
    <w:rsid w:val="00EF0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D9158"/>
  <w14:defaultImageDpi w14:val="300"/>
  <w15:docId w15:val="{5BBF9C0E-FAC5-4204-8702-C2BCE42D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C48B4"/>
    <w:rPr>
      <w:sz w:val="16"/>
      <w:szCs w:val="16"/>
    </w:rPr>
  </w:style>
  <w:style w:type="paragraph" w:styleId="CommentText">
    <w:name w:val="annotation text"/>
    <w:basedOn w:val="Normal"/>
    <w:link w:val="CommentTextChar"/>
    <w:uiPriority w:val="99"/>
    <w:unhideWhenUsed/>
    <w:rsid w:val="007C48B4"/>
    <w:pPr>
      <w:spacing w:line="240" w:lineRule="auto"/>
    </w:pPr>
    <w:rPr>
      <w:sz w:val="20"/>
      <w:szCs w:val="20"/>
    </w:rPr>
  </w:style>
  <w:style w:type="character" w:customStyle="1" w:styleId="CommentTextChar">
    <w:name w:val="Comment Text Char"/>
    <w:basedOn w:val="DefaultParagraphFont"/>
    <w:link w:val="CommentText"/>
    <w:uiPriority w:val="99"/>
    <w:rsid w:val="007C48B4"/>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7C48B4"/>
    <w:rPr>
      <w:b/>
      <w:bCs/>
    </w:rPr>
  </w:style>
  <w:style w:type="character" w:customStyle="1" w:styleId="CommentSubjectChar">
    <w:name w:val="Comment Subject Char"/>
    <w:basedOn w:val="CommentTextChar"/>
    <w:link w:val="CommentSubject"/>
    <w:uiPriority w:val="99"/>
    <w:semiHidden/>
    <w:rsid w:val="007C48B4"/>
    <w:rPr>
      <w:rFonts w:ascii="Calibri" w:hAnsi="Calibri"/>
      <w:b/>
      <w:bCs/>
      <w:sz w:val="20"/>
      <w:szCs w:val="20"/>
    </w:rPr>
  </w:style>
  <w:style w:type="paragraph" w:styleId="Revision">
    <w:name w:val="Revision"/>
    <w:hidden/>
    <w:uiPriority w:val="99"/>
    <w:semiHidden/>
    <w:rsid w:val="007C48B4"/>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27</Pages>
  <Words>11066</Words>
  <Characters>63077</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Chapter 8: Memory - Line Edit</vt:lpstr>
    </vt:vector>
  </TitlesOfParts>
  <Manager/>
  <Company/>
  <LinksUpToDate>false</LinksUpToDate>
  <CharactersWithSpaces>73996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Memory - Line Edit</dc:title>
  <dc:subject>Psychology 101 instructor line-edit packet</dc:subject>
  <dc:creator>Oxford Psychology 101</dc:creator>
  <cp:keywords/>
  <dc:description>Disposable editorial snapshot generated from canonical Markdown.</dc:description>
  <cp:lastModifiedBy>Jon Oxford</cp:lastModifiedBy>
  <cp:revision>6</cp:revision>
  <dcterms:created xsi:type="dcterms:W3CDTF">2013-12-23T23:15:00Z</dcterms:created>
  <dcterms:modified xsi:type="dcterms:W3CDTF">2026-07-23T13:46:00Z</dcterms:modified>
  <cp:category/>
</cp:coreProperties>
</file>