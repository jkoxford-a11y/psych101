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586A" w14:textId="77777777" w:rsidR="00F57FCF" w:rsidRDefault="00000000">
      <w:pPr>
        <w:keepNext/>
        <w:spacing w:after="80"/>
      </w:pPr>
      <w:r>
        <w:rPr>
          <w:b/>
          <w:color w:val="0B2545"/>
          <w:sz w:val="48"/>
        </w:rPr>
        <w:t>Chapter 11: Social Psychology</w:t>
      </w:r>
    </w:p>
    <w:p w14:paraId="412EC249" w14:textId="77777777" w:rsidR="00F57FCF" w:rsidRDefault="00000000">
      <w:pPr>
        <w:spacing w:after="200"/>
      </w:pPr>
      <w:r>
        <w:rPr>
          <w:i/>
          <w:color w:val="555555"/>
          <w:sz w:val="24"/>
        </w:rPr>
        <w:t>Instructor line-edit copy</w:t>
      </w:r>
    </w:p>
    <w:p w14:paraId="39E033F3" w14:textId="77777777" w:rsidR="00F57FCF" w:rsidRDefault="00000000">
      <w:pPr>
        <w:pBdr>
          <w:left w:val="single" w:sz="14" w:space="8" w:color="A6A6A6"/>
        </w:pBdr>
        <w:shd w:val="clear" w:color="auto" w:fill="F2F4F7"/>
        <w:spacing w:before="120" w:after="240"/>
        <w:ind w:left="180" w:right="120"/>
      </w:pPr>
      <w:r>
        <w:rPr>
          <w:color w:val="555555"/>
          <w:sz w:val="18"/>
        </w:rPr>
        <w:t>Snapshot generated 2026-07-25 from source/chapters/ch11-social-psychology.md. Use Track Changes or comments for editorial review. Figures and video artwork are omitted, but their captions remain. The Markdown source remains authoritative.</w:t>
      </w:r>
    </w:p>
    <w:p w14:paraId="6935CB6A" w14:textId="77777777" w:rsidR="00F57FCF" w:rsidRDefault="00000000">
      <w:pPr>
        <w:pStyle w:val="Heading1"/>
      </w:pPr>
      <w:r>
        <w:rPr>
          <w:rFonts w:ascii="Calibri" w:hAnsi="Calibri"/>
        </w:rPr>
        <w:t>Misconception Opener: “I Would Never Do That”</w:t>
      </w:r>
    </w:p>
    <w:p w14:paraId="4FC98F0D" w14:textId="5BAEE804" w:rsidR="00F57FCF" w:rsidRDefault="00000000">
      <w:r>
        <w:t>In 1963, Stanley Milgram recruited adults for what they believed was a study of memory and learning at Yale University. Each participant became the “teacher.” Every time the learner in the next room made an error, the teacher was instructed to press a switch delivering a stronger electric shock. The shocks were fake, the learner was a confederate</w:t>
      </w:r>
      <w:ins w:id="0" w:author="Jon Oxford" w:date="2026-07-25T16:08:00Z" w16du:dateUtc="2026-07-25T21:08:00Z">
        <w:r w:rsidR="00C81FF2">
          <w:t xml:space="preserve"> (actor)</w:t>
        </w:r>
      </w:ins>
      <w:r>
        <w:t>, and the cries of pain were recorded. The participants did not know that.</w:t>
      </w:r>
    </w:p>
    <w:p w14:paraId="0281D4FF" w14:textId="60C8B044" w:rsidR="00F57FCF" w:rsidDel="00C81FF2" w:rsidRDefault="00000000">
      <w:pPr>
        <w:rPr>
          <w:del w:id="1" w:author="Jon Oxford" w:date="2026-07-25T16:10:00Z" w16du:dateUtc="2026-07-25T21:10:00Z"/>
        </w:rPr>
      </w:pPr>
      <w:r>
        <w:t xml:space="preserve">Sixty-five percent continued to the final 450-volt </w:t>
      </w:r>
      <w:commentRangeStart w:id="2"/>
      <w:r>
        <w:t>switch</w:t>
      </w:r>
      <w:commentRangeEnd w:id="2"/>
      <w:r w:rsidR="00C81FF2">
        <w:rPr>
          <w:rStyle w:val="CommentReference"/>
          <w:sz w:val="22"/>
          <w:szCs w:val="22"/>
        </w:rPr>
        <w:commentReference w:id="2"/>
      </w:r>
      <w:r>
        <w:t>. Before the study, Milgram asked psychiatrists to predict how many people would go that far</w:t>
      </w:r>
      <w:ins w:id="3" w:author="Jon Oxford" w:date="2026-07-25T16:09:00Z" w16du:dateUtc="2026-07-25T21:09:00Z">
        <w:r w:rsidR="00C81FF2">
          <w:t xml:space="preserve"> – average prediction 1/1000. </w:t>
        </w:r>
      </w:ins>
      <w:del w:id="4" w:author="Jon Oxford" w:date="2026-07-25T16:09:00Z" w16du:dateUtc="2026-07-25T21:09:00Z">
        <w:r w:rsidDel="00C81FF2">
          <w:delText>. Their average prediction was about one</w:delText>
        </w:r>
      </w:del>
      <w:del w:id="5" w:author="Jon Oxford" w:date="2026-07-25T16:10:00Z" w16du:dateUtc="2026-07-25T21:10:00Z">
        <w:r w:rsidDel="00C81FF2">
          <w:delText xml:space="preserve"> person in a thousand.</w:delText>
        </w:r>
      </w:del>
    </w:p>
    <w:p w14:paraId="49D4E3FF" w14:textId="77777777" w:rsidR="00F57FCF" w:rsidRDefault="00000000">
      <w:r>
        <w:t xml:space="preserve">Most people hear this result and say some version of the same thing: </w:t>
      </w:r>
      <w:r>
        <w:rPr>
          <w:i/>
        </w:rPr>
        <w:t>I would never do that.</w:t>
      </w:r>
    </w:p>
    <w:p w14:paraId="073B91AC" w14:textId="77777777" w:rsidR="00F57FCF" w:rsidRDefault="00000000">
      <w:r>
        <w:t>Perhaps. But notice what the claim actually assumes: that you would have cared too much about the man in the next room to keep going. Most of Milgram's participants cared. They sweated, protested, argued, and laughed nervously—and continued.</w:t>
      </w:r>
    </w:p>
    <w:p w14:paraId="13502A69" w14:textId="77777777" w:rsidR="00F57FCF" w:rsidRDefault="00000000">
      <w:r>
        <w:t xml:space="preserve">That is this chapter's question. </w:t>
      </w:r>
      <w:r>
        <w:rPr>
          <w:b/>
        </w:rPr>
        <w:t>Why do we care what other people think—and what makes that stop?</w:t>
      </w:r>
    </w:p>
    <w:p w14:paraId="0577B718" w14:textId="77777777" w:rsidR="00F57FCF" w:rsidRDefault="00000000">
      <w:commentRangeStart w:id="6"/>
      <w:r w:rsidRPr="00C81FF2">
        <w:rPr>
          <w:u w:val="single"/>
          <w:rPrChange w:id="7" w:author="Jon Oxford" w:date="2026-07-25T16:11:00Z" w16du:dateUtc="2026-07-25T21:11:00Z">
            <w:rPr/>
          </w:rPrChange>
        </w:rPr>
        <w:t>Other people are the most important, most ambiguous, and least neutral thing your brain ever has to model</w:t>
      </w:r>
      <w:commentRangeEnd w:id="6"/>
      <w:r w:rsidR="00C81FF2">
        <w:rPr>
          <w:rStyle w:val="CommentReference"/>
          <w:sz w:val="22"/>
          <w:szCs w:val="22"/>
        </w:rPr>
        <w:commentReference w:id="6"/>
      </w:r>
      <w:r>
        <w:t xml:space="preserve">. </w:t>
      </w:r>
      <w:r w:rsidRPr="00C81FF2">
        <w:rPr>
          <w:u w:val="single"/>
          <w:rPrChange w:id="8" w:author="Jon Oxford" w:date="2026-07-25T16:12:00Z" w16du:dateUtc="2026-07-25T21:12:00Z">
            <w:rPr/>
          </w:rPrChange>
        </w:rPr>
        <w:t>Unlike a rock, they are modeling you back</w:t>
      </w:r>
      <w:r>
        <w:t xml:space="preserve">. Almost everything in this chapter follows from that: how </w:t>
      </w:r>
      <w:r w:rsidRPr="00C81FF2">
        <w:rPr>
          <w:u w:val="single"/>
          <w:rPrChange w:id="9" w:author="Jon Oxford" w:date="2026-07-25T16:12:00Z" w16du:dateUtc="2026-07-25T21:12:00Z">
            <w:rPr/>
          </w:rPrChange>
        </w:rPr>
        <w:t>fast</w:t>
      </w:r>
      <w:r>
        <w:t xml:space="preserve"> you judge someone, how </w:t>
      </w:r>
      <w:r w:rsidRPr="00C81FF2">
        <w:rPr>
          <w:b/>
          <w:bCs/>
          <w:rPrChange w:id="10" w:author="Jon Oxford" w:date="2026-07-25T16:12:00Z" w16du:dateUtc="2026-07-25T21:12:00Z">
            <w:rPr/>
          </w:rPrChange>
        </w:rPr>
        <w:t>far</w:t>
      </w:r>
      <w:r>
        <w:t xml:space="preserve"> a group can move you, </w:t>
      </w:r>
      <w:r w:rsidRPr="00C81FF2">
        <w:rPr>
          <w:b/>
          <w:bCs/>
          <w:rPrChange w:id="11" w:author="Jon Oxford" w:date="2026-07-25T16:12:00Z" w16du:dateUtc="2026-07-25T21:12:00Z">
            <w:rPr/>
          </w:rPrChange>
        </w:rPr>
        <w:t>why</w:t>
      </w:r>
      <w:r>
        <w:t xml:space="preserve"> the boundary between "us" and "them" changes what you owe a person, and the specific conditions under which ordinary concern for another human being quietly switches </w:t>
      </w:r>
      <w:r w:rsidRPr="00C81FF2">
        <w:rPr>
          <w:u w:val="single"/>
          <w:rPrChange w:id="12" w:author="Jon Oxford" w:date="2026-07-25T16:12:00Z" w16du:dateUtc="2026-07-25T21:12:00Z">
            <w:rPr/>
          </w:rPrChange>
        </w:rPr>
        <w:t>off</w:t>
      </w:r>
      <w:r>
        <w:t>.</w:t>
      </w:r>
    </w:p>
    <w:p w14:paraId="5CB7C8FE" w14:textId="77777777" w:rsidR="00F57FCF" w:rsidRDefault="00000000">
      <w:pPr>
        <w:pStyle w:val="Heading1"/>
      </w:pPr>
      <w:r>
        <w:rPr>
          <w:rFonts w:ascii="Calibri" w:hAnsi="Calibri"/>
        </w:rPr>
        <w:t>Where This Fits</w:t>
      </w:r>
    </w:p>
    <w:p w14:paraId="11A697BC" w14:textId="77777777" w:rsidR="00F57FCF" w:rsidRDefault="00000000">
      <w:r>
        <w:t>The previous chapters built an individual mind: a nervous system that senses, learns, remembers, reasons, and develops. This chapter puts that mind in a room with other people. Social psychology asks how our judgments and actions change when other people are present, imagined, or implied.</w:t>
      </w:r>
    </w:p>
    <w:p w14:paraId="3F17CA82" w14:textId="77777777" w:rsidR="00F57FCF" w:rsidRDefault="00000000">
      <w:r>
        <w:t xml:space="preserve">The chapter returns to personality at the end. That is not an unrelated topic added to social psychology. It is the chapter’s payoff. If situations matter so much, does personality matter at all? The answer is </w:t>
      </w:r>
      <w:r>
        <w:lastRenderedPageBreak/>
        <w:t>yes—but traits predict patterns across time better than they predict one isolated act. Psychology needs the person and the situation.</w:t>
      </w:r>
    </w:p>
    <w:p w14:paraId="0EC0B472" w14:textId="77777777" w:rsidR="00F57FCF" w:rsidRDefault="00000000">
      <w:pPr>
        <w:pStyle w:val="Heading1"/>
      </w:pPr>
      <w:r>
        <w:rPr>
          <w:rFonts w:ascii="Calibri" w:hAnsi="Calibri"/>
        </w:rPr>
        <w:t>Learning Objectives</w:t>
      </w:r>
    </w:p>
    <w:p w14:paraId="11D73D61" w14:textId="77777777" w:rsidR="00F57FCF" w:rsidRDefault="00000000">
      <w:r>
        <w:t>By the end of this chapter, you should be able to:</w:t>
      </w:r>
    </w:p>
    <w:p w14:paraId="095A5C0D" w14:textId="77777777" w:rsidR="00F57FCF" w:rsidRDefault="00000000">
      <w:pPr>
        <w:pStyle w:val="ListNumber"/>
        <w:numPr>
          <w:ilvl w:val="0"/>
          <w:numId w:val="1"/>
        </w:numPr>
      </w:pPr>
      <w:r>
        <w:t>Explain the fundamental attribution error and self-serving bias and distinguish their directions.</w:t>
      </w:r>
    </w:p>
    <w:p w14:paraId="6A8A1FD5" w14:textId="77777777" w:rsidR="00F57FCF" w:rsidRDefault="00000000">
      <w:pPr>
        <w:pStyle w:val="ListNumber"/>
        <w:numPr>
          <w:ilvl w:val="0"/>
          <w:numId w:val="1"/>
        </w:numPr>
      </w:pPr>
      <w:r>
        <w:t>Explain cognitive dissonance and distinguish central-route from peripheral-route persuasion.</w:t>
      </w:r>
    </w:p>
    <w:p w14:paraId="4FF428A9" w14:textId="77777777" w:rsidR="00F57FCF" w:rsidRDefault="00000000">
      <w:pPr>
        <w:pStyle w:val="ListNumber"/>
        <w:numPr>
          <w:ilvl w:val="0"/>
          <w:numId w:val="1"/>
        </w:numPr>
      </w:pPr>
      <w:r>
        <w:t>Distinguish conformity from obedience and identify situational variables that change each.</w:t>
      </w:r>
    </w:p>
    <w:p w14:paraId="64C8C604" w14:textId="77777777" w:rsidR="00F57FCF" w:rsidRDefault="00000000">
      <w:pPr>
        <w:pStyle w:val="ListNumber"/>
        <w:numPr>
          <w:ilvl w:val="0"/>
          <w:numId w:val="1"/>
        </w:numPr>
      </w:pPr>
      <w:r>
        <w:t>Distinguish group polarization, groupthink, stereotypes, prejudice, and discrimination.</w:t>
      </w:r>
    </w:p>
    <w:p w14:paraId="05617381" w14:textId="77777777" w:rsidR="00F57FCF" w:rsidRDefault="00000000">
      <w:pPr>
        <w:pStyle w:val="ListNumber"/>
        <w:numPr>
          <w:ilvl w:val="0"/>
          <w:numId w:val="1"/>
        </w:numPr>
      </w:pPr>
      <w:r>
        <w:t>Use the bystander decision model and explain why helping and aggression require multiple levels of explanation.</w:t>
      </w:r>
    </w:p>
    <w:p w14:paraId="0698CC7F" w14:textId="77777777" w:rsidR="00F57FCF" w:rsidRDefault="00000000">
      <w:pPr>
        <w:pStyle w:val="ListNumber"/>
        <w:numPr>
          <w:ilvl w:val="0"/>
          <w:numId w:val="1"/>
        </w:numPr>
      </w:pPr>
      <w:r>
        <w:t>Describe the Big Five as dimensions rather than types.</w:t>
      </w:r>
    </w:p>
    <w:p w14:paraId="2EE9D331" w14:textId="77777777" w:rsidR="00F57FCF" w:rsidRDefault="00000000">
      <w:pPr>
        <w:pStyle w:val="ListNumber"/>
        <w:numPr>
          <w:ilvl w:val="0"/>
          <w:numId w:val="1"/>
        </w:numPr>
      </w:pPr>
      <w:r>
        <w:t>Explain how aggregation and situation strength resolve the person–situation debate.</w:t>
      </w:r>
    </w:p>
    <w:p w14:paraId="5B57DB56" w14:textId="77777777" w:rsidR="00F57FCF" w:rsidRDefault="00000000">
      <w:pPr>
        <w:pStyle w:val="Heading1"/>
      </w:pPr>
      <w:r>
        <w:rPr>
          <w:rFonts w:ascii="Calibri" w:hAnsi="Calibri"/>
        </w:rPr>
        <w:t>Section 1: Social Cognition—How We Explain Other People</w:t>
      </w:r>
    </w:p>
    <w:p w14:paraId="54865898" w14:textId="77777777" w:rsidR="00F57FCF" w:rsidRDefault="00000000">
      <w:pPr>
        <w:pStyle w:val="Heading2"/>
      </w:pPr>
      <w:r>
        <w:rPr>
          <w:rFonts w:ascii="Calibri" w:hAnsi="Calibri"/>
        </w:rPr>
        <w:t>Attribution: Finding a Cause</w:t>
      </w:r>
    </w:p>
    <w:p w14:paraId="41019DB4" w14:textId="51B5EDEB" w:rsidR="00F57FCF" w:rsidRDefault="00000000">
      <w:r>
        <w:t xml:space="preserve">A driver cuts you off. Before you have decided to think anything, you have already thought it: </w:t>
      </w:r>
      <w:r>
        <w:rPr>
          <w:i/>
        </w:rPr>
        <w:t>reckless jerk.</w:t>
      </w:r>
      <w:r>
        <w:t xml:space="preserve"> Not “person rushing someone to the hospital.” You did not weigh the two. O</w:t>
      </w:r>
      <w:ins w:id="13" w:author="Jon Oxford" w:date="2026-07-25T16:13:00Z" w16du:dateUtc="2026-07-25T21:13:00Z">
        <w:r w:rsidR="00C81FF2">
          <w:t>nly o</w:t>
        </w:r>
      </w:ins>
      <w:r>
        <w:t>ne arrived</w:t>
      </w:r>
      <w:del w:id="14" w:author="Jon Oxford" w:date="2026-07-25T16:13:00Z" w16du:dateUtc="2026-07-25T21:13:00Z">
        <w:r w:rsidDel="00C81FF2">
          <w:delText>, and it arrived as a fact about the driver.</w:delText>
        </w:r>
      </w:del>
      <w:ins w:id="15" w:author="Jon Oxford" w:date="2026-07-25T16:13:00Z" w16du:dateUtc="2026-07-25T21:13:00Z">
        <w:r w:rsidR="00C81FF2">
          <w:t>.</w:t>
        </w:r>
      </w:ins>
    </w:p>
    <w:p w14:paraId="760BDE1A" w14:textId="77777777" w:rsidR="00F57FCF" w:rsidRDefault="00000000">
      <w:r>
        <w:t>You do this because you have to. Other people matter too much to wait on, and you will never have enough information before you must act. So you build a whole personality out of a single frame.</w:t>
      </w:r>
    </w:p>
    <w:p w14:paraId="405471DF" w14:textId="77777777" w:rsidR="00F57FCF" w:rsidRDefault="00000000">
      <w:r>
        <w:t xml:space="preserve">That construction has a name on each side. A </w:t>
      </w:r>
      <w:r>
        <w:rPr>
          <w:b/>
        </w:rPr>
        <w:t>dispositional attribution</w:t>
      </w:r>
      <w:r>
        <w:t xml:space="preserve"> places the cause inside the person: ability, motives, attitudes, or personality. A </w:t>
      </w:r>
      <w:r>
        <w:rPr>
          <w:b/>
        </w:rPr>
        <w:t>situational attribution</w:t>
      </w:r>
      <w:r>
        <w:t xml:space="preserve"> places the cause in the surrounding conditions: incentives, constraints, roles, norms, or bad luck. Neither is automatically correct. The problem is that we do not weigh them evenly.</w:t>
      </w:r>
    </w:p>
    <w:p w14:paraId="02A15D8B" w14:textId="77777777" w:rsidR="00F57FCF" w:rsidRDefault="00000000">
      <w:pPr>
        <w:pStyle w:val="Heading2"/>
      </w:pPr>
      <w:r>
        <w:rPr>
          <w:rFonts w:ascii="Calibri" w:hAnsi="Calibri"/>
        </w:rPr>
        <w:t>The Fundamental Attribution Error</w:t>
      </w:r>
    </w:p>
    <w:p w14:paraId="038E55B2" w14:textId="77777777" w:rsidR="00F57FCF" w:rsidRDefault="00000000">
      <w:r>
        <w:t xml:space="preserve">The </w:t>
      </w:r>
      <w:r>
        <w:rPr>
          <w:b/>
        </w:rPr>
        <w:t>fundamental attribution error</w:t>
      </w:r>
      <w:r>
        <w:t xml:space="preserve"> (FAE) is the tendency to overestimate dispositional causes and underestimate situational causes when explaining </w:t>
      </w:r>
      <w:r>
        <w:rPr>
          <w:i/>
        </w:rPr>
        <w:t>other people’s</w:t>
      </w:r>
      <w:r>
        <w:t xml:space="preserve"> behavior.</w:t>
      </w:r>
    </w:p>
    <w:p w14:paraId="067A49FD" w14:textId="77777777" w:rsidR="00F57FCF" w:rsidRDefault="00000000">
      <w:r>
        <w:t xml:space="preserve">This is compression, the same operation running everywhere else in this book. A memory keeps the gist and sheds the details (Chapter 8); a concept keeps what is typical and sheds the exceptions (Chapter 9). Here the behavior is kept as character and the situation is what gets dropped. When a classmate misses a deadline, “lazy” survives and “working two jobs and caring for a sick parent” never gets encoded. The </w:t>
      </w:r>
      <w:r>
        <w:lastRenderedPageBreak/>
        <w:t>dispositional explanation is not impossible. It is simply accepted before the situation has been investigated.</w:t>
      </w:r>
    </w:p>
    <w:p w14:paraId="1C751B7C" w14:textId="77777777" w:rsidR="00F57FCF" w:rsidRDefault="00000000">
      <w:r>
        <w:t>Hold onto this, because the last section of the chapter returns to it. Judging a person from one act is a sampling problem—and psychologists spent two decades making exactly the same mistake about personality traits that you just made about the driver.</w:t>
      </w:r>
    </w:p>
    <w:p w14:paraId="53AC318D" w14:textId="77777777" w:rsidR="00F57FCF" w:rsidRDefault="00000000">
      <w:r>
        <w:t>Jones and Harris (1967) demonstrated the problem directly. Participants read essays supporting or opposing Fidel Castro. Some were told that the writers had freely chosen their positions. Others were explicitly told that the writers had been assigned a position. Even when the situational constraint was obvious, readers still inferred that the essay reflected the writer’s true attitude.</w:t>
      </w:r>
    </w:p>
    <w:p w14:paraId="0FF5C871" w14:textId="77777777" w:rsidR="00F57FCF" w:rsidRDefault="00000000">
      <w:r>
        <w:t xml:space="preserve">The FAE is not </w:t>
      </w:r>
      <w:r w:rsidRPr="00C81FF2">
        <w:rPr>
          <w:u w:val="single"/>
          <w:rPrChange w:id="16" w:author="Jon Oxford" w:date="2026-07-25T16:15:00Z" w16du:dateUtc="2026-07-25T21:15:00Z">
            <w:rPr/>
          </w:rPrChange>
        </w:rPr>
        <w:t>equally</w:t>
      </w:r>
      <w:r>
        <w:t xml:space="preserve"> strong everywhere. Cultural systems that emphasize individual agency tend to encourage more dispositional explanation than systems that emphasize relationships and context (Choi, Nisbett, &amp; Norenzayan, 1999). Even a “basic” cognitive tendency develops inside a culture.</w:t>
      </w:r>
    </w:p>
    <w:p w14:paraId="63173ED6" w14:textId="77777777" w:rsidR="00F57FCF" w:rsidRDefault="00000000">
      <w:pPr>
        <w:pStyle w:val="Heading2"/>
      </w:pPr>
      <w:r>
        <w:rPr>
          <w:rFonts w:ascii="Calibri" w:hAnsi="Calibri"/>
        </w:rPr>
        <w:t>Self-Serving Bias</w:t>
      </w:r>
    </w:p>
    <w:p w14:paraId="0DD282E5" w14:textId="77777777" w:rsidR="00F57FCF" w:rsidRDefault="00000000">
      <w:r>
        <w:t xml:space="preserve">The </w:t>
      </w:r>
      <w:r>
        <w:rPr>
          <w:b/>
        </w:rPr>
        <w:t>self-serving bias</w:t>
      </w:r>
      <w:r>
        <w:t xml:space="preserve"> concerns explanations of our own outcomes. We tend to explain success internally—“I earned that grade”—and failure externally—“the test was unfair.”</w:t>
      </w:r>
    </w:p>
    <w:p w14:paraId="5FF434ED" w14:textId="77777777" w:rsidR="00F57FCF" w:rsidRDefault="00000000">
      <w:r>
        <w:t>This is not always a deliberate excuse. Protecting a competent, coherent self-image can happen before conscious reflection. The result is an efficient moral accounting system: full credit for success, limited liability for failure.</w:t>
      </w:r>
    </w:p>
    <w:p w14:paraId="369F489B" w14:textId="77777777" w:rsidR="00F57FCF" w:rsidRDefault="00000000">
      <w:r>
        <w:t>Same compression, aimed in the opposite direction. Outward, the situation gets dropped and the person is left holding the explanation. Inward, the person gets dropped and the situation takes the blame.</w:t>
      </w:r>
    </w:p>
    <w:p w14:paraId="17B13A5A" w14:textId="77777777" w:rsidR="00F57FCF" w:rsidRDefault="00000000">
      <w:pPr>
        <w:pBdr>
          <w:left w:val="single" w:sz="14" w:space="8" w:color="2E74B5"/>
        </w:pBdr>
        <w:shd w:val="clear" w:color="auto" w:fill="F4F6F9"/>
        <w:spacing w:before="80" w:after="160"/>
        <w:ind w:left="180" w:right="120"/>
      </w:pPr>
      <w:r>
        <w:rPr>
          <w:b/>
        </w:rPr>
        <w:t>Do Not Confuse: FAE vs. Self-Serving Bias</w:t>
      </w:r>
      <w:r>
        <w:t xml:space="preserve"> The FAE concerns how we explain </w:t>
      </w:r>
      <w:r>
        <w:rPr>
          <w:b/>
        </w:rPr>
        <w:t>other people’s behavior</w:t>
      </w:r>
      <w:r>
        <w:t xml:space="preserve">: too much person, too little situation. The self-serving bias concerns how we explain </w:t>
      </w:r>
      <w:r>
        <w:rPr>
          <w:b/>
        </w:rPr>
        <w:t>our own outcomes</w:t>
      </w:r>
      <w:r>
        <w:t>: internal credit for success, external blame for failure. You can show both biases in the same five-minute conversation.</w:t>
      </w:r>
    </w:p>
    <w:p w14:paraId="05185296" w14:textId="77777777" w:rsidR="00F57FCF" w:rsidRDefault="00000000">
      <w:pPr>
        <w:pStyle w:val="Heading2"/>
      </w:pPr>
      <w:r>
        <w:rPr>
          <w:rFonts w:ascii="Calibri" w:hAnsi="Calibri"/>
        </w:rPr>
        <w:t>Cognitive Dissonance: When Behavior Changes Belief</w:t>
      </w:r>
    </w:p>
    <w:p w14:paraId="1124E756" w14:textId="77777777" w:rsidR="00F57FCF" w:rsidRDefault="00000000">
      <w:r>
        <w:t>We usually assume that beliefs cause behavior. Leon Festinger proposed that the arrow also runs backward.</w:t>
      </w:r>
    </w:p>
    <w:p w14:paraId="4FCB937A" w14:textId="77777777" w:rsidR="00F57FCF" w:rsidRDefault="00000000">
      <w:r>
        <w:rPr>
          <w:b/>
        </w:rPr>
        <w:t>Cognitive dissonance</w:t>
      </w:r>
      <w:r>
        <w:t xml:space="preserve"> is the psychological discomfort produced by inconsistency among beliefs, attitudes, and known behavior. Because inconsistency is uncomfortable, people are motivated to reduce it. Sometimes they change their behavior. Sometimes they change the story they tell about the behavior.</w:t>
      </w:r>
    </w:p>
    <w:p w14:paraId="4FE582DD" w14:textId="77777777" w:rsidR="00F57FCF" w:rsidRDefault="00000000">
      <w:r>
        <w:lastRenderedPageBreak/>
        <w:t>Festinger and Carlsmith (1959) asked participants to spend an hour performing genuinely boring tasks—turning pegs and moving spools. Participants were then asked to tell the next person that the task had been interesting. Some received $20 for lying. Others received $1.</w:t>
      </w:r>
    </w:p>
    <w:p w14:paraId="32DA466E" w14:textId="77777777" w:rsidR="00F57FCF" w:rsidRDefault="00000000">
      <w:r>
        <w:t>Which group later rated the task as more enjoyable?</w:t>
      </w:r>
    </w:p>
    <w:p w14:paraId="7ACCC43F" w14:textId="77777777" w:rsidR="00F57FCF" w:rsidRDefault="00000000">
      <w:r>
        <w:t>The $1 group. Not the $20 group.</w:t>
      </w:r>
    </w:p>
    <w:p w14:paraId="1C91A05F" w14:textId="77777777" w:rsidR="00F57FCF" w:rsidRDefault="00000000">
      <w:r>
        <w:t xml:space="preserve">The $20 group had a strong external justification: </w:t>
      </w:r>
      <w:r>
        <w:rPr>
          <w:i/>
        </w:rPr>
        <w:t>I said it because I was paid well.</w:t>
      </w:r>
      <w:r>
        <w:t xml:space="preserve"> That explanation produced relatively little dissonance. The $1 group had weak external justification. To make the behavior coherent, some participants shifted their attitude: </w:t>
      </w:r>
      <w:r>
        <w:rPr>
          <w:i/>
        </w:rPr>
        <w:t>Maybe the task was not so bad.</w:t>
      </w:r>
    </w:p>
    <w:p w14:paraId="19C21D2D" w14:textId="77777777" w:rsidR="00F57FCF" w:rsidRDefault="00000000">
      <w:pPr>
        <w:spacing w:before="60" w:after="60"/>
      </w:pPr>
      <w:r>
        <w:rPr>
          <w:i/>
          <w:color w:val="666666"/>
          <w:sz w:val="18"/>
        </w:rPr>
        <w:t>[Figure artwork omitted from line-edit packet; caption follows.]</w:t>
      </w:r>
    </w:p>
    <w:p w14:paraId="46E617D2" w14:textId="77777777" w:rsidR="00F57FCF" w:rsidRDefault="00000000">
      <w:r>
        <w:rPr>
          <w:i/>
        </w:rPr>
        <w:t>Figure 11.1. Weak external justification can create more attitude change than strong external justification. The twenty-dollar condition involves less dissonance, not literally none.</w:t>
      </w:r>
    </w:p>
    <w:p w14:paraId="042CB047" w14:textId="77777777" w:rsidR="00F57FCF" w:rsidRDefault="00000000">
      <w:r>
        <w:t>People can reduce dissonance by changing a belief, changing a behavior, adding a new justification, or deciding that the inconsistency does not matter. Dissonance reduction restores coherence. It does not guarantee truth.</w:t>
      </w:r>
    </w:p>
    <w:p w14:paraId="4173573B" w14:textId="77777777" w:rsidR="00F57FCF" w:rsidRDefault="00000000">
      <w:r>
        <w:t xml:space="preserve">Notice that dissonance and the self-serving bias are doing the same job. A model of yourself, like any model, resists revision when revising it would threaten something you need—competence, consistency, worth. Dissonance protects that model by moving a belief; self-serving bias protects it by relocating a cause. Steele (1988) argued they are one drive rather than two, and a third case appears later in this chapter: </w:t>
      </w:r>
      <w:r>
        <w:rPr>
          <w:b/>
        </w:rPr>
        <w:t>deindividuation</w:t>
      </w:r>
      <w:r>
        <w:t>, where behavior loosens not because the self-model is defending itself but because it has gone quiet and stopped supervising.</w:t>
      </w:r>
    </w:p>
    <w:p w14:paraId="00E63832" w14:textId="77777777" w:rsidR="00F57FCF" w:rsidRDefault="00000000">
      <w:pPr>
        <w:pBdr>
          <w:left w:val="single" w:sz="14" w:space="8" w:color="2E74B5"/>
        </w:pBdr>
        <w:shd w:val="clear" w:color="auto" w:fill="F4F6F9"/>
        <w:spacing w:before="80" w:after="160"/>
        <w:ind w:left="180" w:right="120"/>
      </w:pPr>
      <w:r>
        <w:rPr>
          <w:b/>
        </w:rPr>
        <w:t>Stop and Retrieve:</w:t>
      </w:r>
      <w:r>
        <w:t xml:space="preserve"> Why did the $1 group change its attitude more than the $20 group? Explain the result without using the phrase “because they got less money.”</w:t>
      </w:r>
    </w:p>
    <w:p w14:paraId="1B068DC3" w14:textId="77777777" w:rsidR="00F57FCF" w:rsidRDefault="00000000">
      <w:pPr>
        <w:pStyle w:val="Heading2"/>
      </w:pPr>
      <w:r>
        <w:rPr>
          <w:rFonts w:ascii="Calibri" w:hAnsi="Calibri"/>
        </w:rPr>
        <w:t>Persuasion: How Carefully Are You Processing?</w:t>
      </w:r>
    </w:p>
    <w:p w14:paraId="65794323" w14:textId="77777777" w:rsidR="00F57FCF" w:rsidRDefault="00000000">
      <w:r>
        <w:t xml:space="preserve">The </w:t>
      </w:r>
      <w:r>
        <w:rPr>
          <w:b/>
        </w:rPr>
        <w:t>elaboration likelihood model</w:t>
      </w:r>
      <w:r>
        <w:t xml:space="preserve"> (ELM) distinguishes two broad routes to persuasion (Petty &amp; Cacioppo, 1986).</w:t>
      </w:r>
    </w:p>
    <w:p w14:paraId="78117E20" w14:textId="77777777" w:rsidR="00F57FCF" w:rsidRDefault="00000000">
      <w:r>
        <w:t xml:space="preserve">The </w:t>
      </w:r>
      <w:r>
        <w:rPr>
          <w:b/>
        </w:rPr>
        <w:t>central route</w:t>
      </w:r>
      <w:r>
        <w:t xml:space="preserve"> occurs when a person has both the motivation and the ability to evaluate an argument carefully. Evidence quality matters. Attitude change produced through this route tends to be more durable and resistant to counterargument.</w:t>
      </w:r>
    </w:p>
    <w:p w14:paraId="52208311" w14:textId="77777777" w:rsidR="00F57FCF" w:rsidRDefault="00000000">
      <w:r>
        <w:t xml:space="preserve">The </w:t>
      </w:r>
      <w:r>
        <w:rPr>
          <w:b/>
        </w:rPr>
        <w:t>peripheral route</w:t>
      </w:r>
      <w:r>
        <w:t xml:space="preserve"> occurs when motivation or ability is low. The person relies more heavily on surface cues: confidence, attractiveness, familiarity, repetition, or fluent wording. Peripheral cues are not always misleading. A credible source sometimes deserves more weight. The mistake is treating a cue as if it were the argument.</w:t>
      </w:r>
    </w:p>
    <w:p w14:paraId="4450FD51" w14:textId="77777777" w:rsidR="00F57FCF" w:rsidRDefault="00000000">
      <w:pPr>
        <w:pStyle w:val="Heading2"/>
      </w:pPr>
      <w:r>
        <w:rPr>
          <w:rFonts w:ascii="Calibri" w:hAnsi="Calibri"/>
        </w:rPr>
        <w:lastRenderedPageBreak/>
        <w:t>Why Some Attitudes Argue Back</w:t>
      </w:r>
    </w:p>
    <w:p w14:paraId="7212D39B" w14:textId="77777777" w:rsidR="00F57FCF" w:rsidRDefault="00000000">
      <w:r>
        <w:t>Whether either route works depends on what kind of attitude you are aiming at, because attitudes are not all built the same way.</w:t>
      </w:r>
    </w:p>
    <w:p w14:paraId="574CD093" w14:textId="77777777" w:rsidR="00F57FCF" w:rsidRDefault="00000000">
      <w:r>
        <w:rPr>
          <w:b/>
        </w:rPr>
        <w:t>Beliefs are transmitted.</w:t>
      </w:r>
      <w:r>
        <w:t xml:space="preserve"> You acquired most of yours from instruction, family, narrative, news, and the people around you. You were told. </w:t>
      </w:r>
      <w:r>
        <w:rPr>
          <w:b/>
        </w:rPr>
        <w:t>Feelings are conditioned.</w:t>
      </w:r>
      <w:r>
        <w:t xml:space="preserve"> Those were built out of your own experience—what happened, what it predicted, what it cost. Nobody told you to flinch.</w:t>
      </w:r>
    </w:p>
    <w:p w14:paraId="38EA8D91" w14:textId="77777777" w:rsidR="00F57FCF" w:rsidRDefault="00000000">
      <w:r>
        <w:t>The two update through different doors. Evidence and argument move a transmitted belief. Only repeated experience moves a conditioned feeling. This is why a student can fully accept that most snakes in their region are harmless and still come off the trail sideways when one moves. The belief updated. The reaction was never listening for an argument.</w:t>
      </w:r>
    </w:p>
    <w:p w14:paraId="1945B850" w14:textId="77777777" w:rsidR="00F57FCF" w:rsidRDefault="00000000">
      <w:r>
        <w:t>One mechanism blurs the line. Repeat a claim often enough and people retain the claim while losing track of where it came from—</w:t>
      </w:r>
      <w:r>
        <w:rPr>
          <w:b/>
        </w:rPr>
        <w:t>source amnesia</w:t>
      </w:r>
      <w:r>
        <w:t>. What remains is familiarity, and familiarity is nearly indistinguishable from the feeling of knowing. The belief was transmitted, but it now arrives with the weight of something learned firsthand. Advertising runs on this. So does propaganda.</w:t>
      </w:r>
    </w:p>
    <w:p w14:paraId="22BC973A" w14:textId="77777777" w:rsidR="00F57FCF" w:rsidRDefault="00000000">
      <w:pPr>
        <w:pBdr>
          <w:left w:val="single" w:sz="14" w:space="8" w:color="2E74B5"/>
        </w:pBdr>
        <w:shd w:val="clear" w:color="auto" w:fill="F4F6F9"/>
        <w:spacing w:before="80" w:after="160"/>
        <w:ind w:left="180" w:right="120"/>
      </w:pPr>
      <w:r>
        <w:rPr>
          <w:b/>
        </w:rPr>
        <w:t>Think About It:</w:t>
      </w:r>
      <w:r>
        <w:t xml:space="preserve"> Recall a claim you accepted because the speaker sounded confident. What evidence would you need before accepting the same claim through the central route? Now recall something you believe is harmless but still cannot make yourself do. Which door would have to open to change that one?</w:t>
      </w:r>
    </w:p>
    <w:p w14:paraId="38024E75" w14:textId="77777777" w:rsidR="00F57FCF" w:rsidRDefault="00000000">
      <w:pPr>
        <w:pStyle w:val="Heading1"/>
      </w:pPr>
      <w:r>
        <w:rPr>
          <w:rFonts w:ascii="Calibri" w:hAnsi="Calibri"/>
        </w:rPr>
        <w:t>Section 2: Social Influence—Peers, Authority, and Situation</w:t>
      </w:r>
    </w:p>
    <w:p w14:paraId="4B88B5CC" w14:textId="77777777" w:rsidR="00F57FCF" w:rsidRDefault="00000000">
      <w:pPr>
        <w:pStyle w:val="Heading2"/>
      </w:pPr>
      <w:r>
        <w:rPr>
          <w:rFonts w:ascii="Calibri" w:hAnsi="Calibri"/>
        </w:rPr>
        <w:t>Why We Conform</w:t>
      </w:r>
    </w:p>
    <w:p w14:paraId="56B31E09" w14:textId="77777777" w:rsidR="00F57FCF" w:rsidRDefault="00000000">
      <w:r>
        <w:t>You smell smoke in a crowded room. Nobody else looks concerned. You sit back down.</w:t>
      </w:r>
    </w:p>
    <w:p w14:paraId="309431B0" w14:textId="77777777" w:rsidR="00F57FCF" w:rsidRDefault="00000000">
      <w:r>
        <w:t>That is not weakness. It is arithmetic. Forty people have eyes, and thirty-nine of them are unbothered—which is real evidence, pooled from more observers than you will ever be. Going along with a room is usually the smart move, and a nervous system that ignored everyone else’s read of a situation would be wrong far more often than yours is.</w:t>
      </w:r>
    </w:p>
    <w:p w14:paraId="4042EE6D" w14:textId="77777777" w:rsidR="00F57FCF" w:rsidRDefault="00000000">
      <w:r>
        <w:rPr>
          <w:b/>
        </w:rPr>
        <w:t>Conformity</w:t>
      </w:r>
      <w:r>
        <w:t xml:space="preserve"> is a change in belief or behavior in response to a perceived group norm. It runs through two channels. </w:t>
      </w:r>
      <w:r>
        <w:rPr>
          <w:b/>
        </w:rPr>
        <w:t>Informational social influence</w:t>
      </w:r>
      <w:r>
        <w:t xml:space="preserve"> occurs when you treat other people as evidence about reality—the smoke case. </w:t>
      </w:r>
      <w:r>
        <w:rPr>
          <w:b/>
        </w:rPr>
        <w:t>Normative social influence</w:t>
      </w:r>
      <w:r>
        <w:t xml:space="preserve"> occurs when you go along to avoid rejection, embarrassment, or conflict; you may privately disagree while publicly matching the group.</w:t>
      </w:r>
    </w:p>
    <w:p w14:paraId="62C19BFE" w14:textId="77777777" w:rsidR="00F57FCF" w:rsidRDefault="00000000">
      <w:r>
        <w:t>The same outward behavior can therefore reflect different internal processes. A person who copies a group’s answer may believe the group is correct, may fear standing alone, or may experience both. Keep that distinction handy, because the next study is built to pull the two apart.</w:t>
      </w:r>
    </w:p>
    <w:p w14:paraId="388A5BA8" w14:textId="77777777" w:rsidR="00F57FCF" w:rsidRDefault="00000000">
      <w:pPr>
        <w:pStyle w:val="Heading2"/>
      </w:pPr>
      <w:r>
        <w:rPr>
          <w:rFonts w:ascii="Calibri" w:hAnsi="Calibri"/>
        </w:rPr>
        <w:lastRenderedPageBreak/>
        <w:t>Asch and the Power of Unanimity</w:t>
      </w:r>
    </w:p>
    <w:p w14:paraId="2EEB0397" w14:textId="77777777" w:rsidR="00F57FCF" w:rsidRDefault="00000000">
      <w:r>
        <w:t>Solomon Asch placed one naive participant among several confederates. The group viewed a standard line and three comparison lines. The correct match was obvious. On critical trials, every confederate gave the same incorrect answer aloud.</w:t>
      </w:r>
    </w:p>
    <w:p w14:paraId="08F57D3E" w14:textId="77777777" w:rsidR="00F57FCF" w:rsidRDefault="00000000">
      <w:r>
        <w:t>About 75% of participants conformed at least once, although conformity across all critical trials was closer to one-third (Asch, 1955). The more instructive result came from the variations. Conformity rose as the majority grew to about three or four people, then leveled off. It dropped sharply when even one confederate broke unanimity.</w:t>
      </w:r>
    </w:p>
    <w:p w14:paraId="4CD26EA4" w14:textId="77777777" w:rsidR="00F57FCF" w:rsidRDefault="00000000">
      <w:r>
        <w:t>One ally did not need to be persuasive. The ally changed the social structure of dissent.</w:t>
      </w:r>
    </w:p>
    <w:p w14:paraId="3FEB6F7B" w14:textId="77777777" w:rsidR="00F57FCF" w:rsidRDefault="00000000">
      <w:r>
        <w:t>What makes Asch's result interesting is not that people are weak. It is that using other people as evidence—normally the right move—was aimed at a case where the evidence was visibly wrong. And the participants split. Some were genuinely persuaded and came to doubt their own eyes. Others saw the line perfectly well and said the wrong number anyway. That second group is the important one: what they believed and what they did came apart, and that gap only opens when there is another person in the room.</w:t>
      </w:r>
    </w:p>
    <w:p w14:paraId="46209CB9" w14:textId="77777777" w:rsidR="00F57FCF" w:rsidRDefault="00000000">
      <w:r>
        <w:t xml:space="preserve">How big the effect is turns out to depend on who is in the room and when they live. Pooling 133 studies across 17 countries, Bond and Smith (1996) found that conformity in the line-judgment task has </w:t>
      </w:r>
      <w:r>
        <w:rPr>
          <w:i/>
        </w:rPr>
        <w:t>declined</w:t>
      </w:r>
      <w:r>
        <w:t xml:space="preserve"> in the United States since the 1950s, and that it runs higher in more collectivist cultures than in more individualist ones. That is not a finding that dissolves Asch. It is a finding that fits him: if people are weighting social consensus as evidence, how heavily they weight it should depend on their culture and their moment—which is exactly what a fixed human weakness would </w:t>
      </w:r>
      <w:r>
        <w:rPr>
          <w:i/>
        </w:rPr>
        <w:t>not</w:t>
      </w:r>
      <w:r>
        <w:t xml:space="preserve"> do.</w:t>
      </w:r>
    </w:p>
    <w:p w14:paraId="6C293348" w14:textId="77777777" w:rsidR="00F57FCF" w:rsidRDefault="00000000">
      <w:pPr>
        <w:spacing w:before="60" w:after="60"/>
      </w:pPr>
      <w:r>
        <w:rPr>
          <w:i/>
          <w:color w:val="666666"/>
          <w:sz w:val="18"/>
        </w:rPr>
        <w:t>[Figure artwork omitted from line-edit packet; caption follows.]</w:t>
      </w:r>
    </w:p>
    <w:p w14:paraId="03A13557" w14:textId="77777777" w:rsidR="00F57FCF" w:rsidRDefault="00000000">
      <w:r>
        <w:rPr>
          <w:i/>
        </w:rPr>
        <w:t>Figure 11.2. Asch’s study isolated the effect of a unanimous majority. The most important manipulation was not simply adding more people; it was whether the participant had to stand completely alone.</w:t>
      </w:r>
    </w:p>
    <w:p w14:paraId="5A87F889" w14:textId="77777777" w:rsidR="00F57FCF" w:rsidRDefault="00000000">
      <w:pPr>
        <w:pBdr>
          <w:left w:val="single" w:sz="14" w:space="8" w:color="2E74B5"/>
        </w:pBdr>
        <w:shd w:val="clear" w:color="auto" w:fill="F4F6F9"/>
        <w:spacing w:before="80" w:after="160"/>
        <w:ind w:left="180" w:right="120"/>
      </w:pPr>
      <w:r>
        <w:rPr>
          <w:b/>
        </w:rPr>
        <w:t>Stop and Retrieve:</w:t>
      </w:r>
      <w:r>
        <w:t xml:space="preserve"> Why did one ally reduce conformity so much even when the ally did not provide new evidence?</w:t>
      </w:r>
    </w:p>
    <w:p w14:paraId="2D5686DF" w14:textId="77777777" w:rsidR="00F57FCF" w:rsidRDefault="00000000">
      <w:pPr>
        <w:pStyle w:val="Heading2"/>
      </w:pPr>
      <w:r>
        <w:rPr>
          <w:rFonts w:ascii="Calibri" w:hAnsi="Calibri"/>
        </w:rPr>
        <w:t>Milgram: Harmful Continuation in an Authority Relationship</w:t>
      </w:r>
    </w:p>
    <w:p w14:paraId="6B80F073" w14:textId="77777777" w:rsidR="00F57FCF" w:rsidRDefault="00000000">
      <w:pPr>
        <w:pBdr>
          <w:left w:val="single" w:sz="14" w:space="8" w:color="2E74B5"/>
        </w:pBdr>
        <w:shd w:val="clear" w:color="auto" w:fill="F4F6F9"/>
        <w:spacing w:before="80" w:after="160"/>
        <w:ind w:left="180" w:right="120"/>
      </w:pPr>
      <w:r>
        <w:rPr>
          <w:b/>
        </w:rPr>
        <w:t>Classic Study Walkthrough: Milgram’s Obedience Studies</w:t>
      </w:r>
      <w:r>
        <w:t xml:space="preserve"> </w:t>
      </w:r>
      <w:r>
        <w:rPr>
          <w:b/>
        </w:rPr>
        <w:t>Question:</w:t>
      </w:r>
      <w:r>
        <w:t xml:space="preserve"> Under what conditions will people continue an action they believe is harming another person? </w:t>
      </w:r>
      <w:r>
        <w:rPr>
          <w:b/>
        </w:rPr>
        <w:t>Setup:</w:t>
      </w:r>
      <w:r>
        <w:t xml:space="preserve"> Participants believed they were helping study punishment and learning. The “teacher” sat at a shock generator with 30 switches from 15 to 450 volts. The learner, actually a confederate, answered questions from another room. Each error required a stronger shock. At 300 volts, the learner pounded on the wall. At 315 volts, another pound. Then silence. When participants hesitated, the experimenter used a sequence of prods ranging from “Please continue” to “You have no other choice; you must go on.” Figure 11.3: </w:t>
      </w:r>
      <w:r>
        <w:lastRenderedPageBreak/>
        <w:t xml:space="preserve">The Milgram setup. The participant sits with the experimenter at a shock generator while the learner is heard but not seen in another room. </w:t>
      </w:r>
      <w:r>
        <w:rPr>
          <w:i/>
        </w:rPr>
        <w:t>Figure 11.3. The physical arrangement separated the participant from the learner while keeping the experimenter nearby.</w:t>
      </w:r>
      <w:r>
        <w:t xml:space="preserve"> </w:t>
      </w:r>
      <w:r>
        <w:rPr>
          <w:b/>
        </w:rPr>
        <w:t>Results:</w:t>
      </w:r>
      <w:r>
        <w:t xml:space="preserve"> In the best-known condition, 65% reached the final switch. Participants commonly showed visible distress—sweating, trembling, protesting, or laughing nervously—while continuing. </w:t>
      </w:r>
      <w:r>
        <w:rPr>
          <w:b/>
        </w:rPr>
        <w:t>Variations:</w:t>
      </w:r>
      <w:r>
        <w:t xml:space="preserve"> Continuation decreased when the learner was physically closer and when the experimenter was farther away. Institutional setting also mattered, although less dramatically than proximity and the ongoing relationship with the experimenter. </w:t>
      </w:r>
      <w:r>
        <w:rPr>
          <w:b/>
        </w:rPr>
        <w:t>What it means:</w:t>
      </w:r>
      <w:r>
        <w:t xml:space="preserve"> Milgram demonstrated that harmful behavior can be produced by a structured social relationship: legitimate scientific purpose, incremental escalation, divided responsibility, distance from the learner, and repeated appeals to continue. The exact mechanism remains contested. Later work suggests that identification with the scientific project and appeals to its importance may explain continuation better than simple submission to direct orders; the most order-like prod was often the least effective (Haslam, Reicher, &amp; Birney, 2014). What the structure changes is not how much the participant cares. It is what the participant believes is available to do. Authority, role, and escalation narrow the set of actions that feel possible—continue, or create a scene with a man in a lab coat—until stopping stops appearing on the list. Deciding what to do next is normally your own job. Here, part of it had been handed off. The experiment therefore does not prove that people are evil, that authority always wins, or that participants lacked moral conflict. It shows that situational structure can substantially alter the probability of harmful continuation. </w:t>
      </w:r>
      <w:r>
        <w:rPr>
          <w:b/>
        </w:rPr>
        <w:t>Ethical aftermath:</w:t>
      </w:r>
      <w:r>
        <w:t xml:space="preserve"> A full replication would not meet contemporary ethical standards. Burger’s (2009) partial replication stopped at 150 volts and still found substantial continuation.</w:t>
      </w:r>
    </w:p>
    <w:p w14:paraId="4C956B01" w14:textId="77777777" w:rsidR="00F57FCF" w:rsidRDefault="00000000">
      <w:pPr>
        <w:pBdr>
          <w:left w:val="single" w:sz="14" w:space="8" w:color="2E74B5"/>
        </w:pBdr>
        <w:shd w:val="clear" w:color="auto" w:fill="F4F6F9"/>
        <w:spacing w:before="80" w:after="160"/>
        <w:ind w:left="180" w:right="120"/>
      </w:pPr>
      <w:r>
        <w:rPr>
          <w:b/>
        </w:rPr>
        <w:t>Do Not Confuse: Conformity vs. Obedience</w:t>
      </w:r>
      <w:r>
        <w:t xml:space="preserve"> </w:t>
      </w:r>
      <w:r>
        <w:rPr>
          <w:b/>
        </w:rPr>
        <w:t>Conformity</w:t>
      </w:r>
      <w:r>
        <w:t xml:space="preserve"> involves aligning with peers or a group norm. </w:t>
      </w:r>
      <w:r>
        <w:rPr>
          <w:b/>
        </w:rPr>
        <w:t>Obedience</w:t>
      </w:r>
      <w:r>
        <w:t xml:space="preserve"> involves responding to an authority relationship. Authority influence can include commands, but it need not operate through a single explicit order. Asch manipulated unanimity among equals. Milgram manipulated the participant’s relationship to an experimenter, a scientific institution, and a gradually escalating task.</w:t>
      </w:r>
    </w:p>
    <w:p w14:paraId="1B36EFB0" w14:textId="77777777" w:rsidR="00F57FCF" w:rsidRDefault="00000000">
      <w:pPr>
        <w:pStyle w:val="Heading2"/>
      </w:pPr>
      <w:r>
        <w:rPr>
          <w:rFonts w:ascii="Calibri" w:hAnsi="Calibri"/>
        </w:rPr>
        <w:t>The Stanford Prison Experiment—and Its Limits</w:t>
      </w:r>
    </w:p>
    <w:p w14:paraId="2596031D" w14:textId="77777777" w:rsidR="00F57FCF" w:rsidRDefault="00000000">
      <w:r>
        <w:t>In 1971, Philip Zimbardo and colleagues assigned 24 volunteers to play guards or prisoners in a simulated prison. The study was planned for two weeks and stopped after six days. Guards humiliated prisoners; prisoners became distressed and passive; Zimbardo, acting as superintendent, became part of the system he was supposed to observe.</w:t>
      </w:r>
    </w:p>
    <w:p w14:paraId="070230A7" w14:textId="77777777" w:rsidR="00F57FCF" w:rsidRDefault="00000000">
      <w:r>
        <w:t>For years, the study was taught as a clean demonstration that assigned roles transformed normal people. Archival work later showed that guards received substantial direction from the research team and that the investigators actively shaped the behavior they later described as spontaneous (Le Texier, 2019).</w:t>
      </w:r>
    </w:p>
    <w:p w14:paraId="7A112439" w14:textId="77777777" w:rsidR="00F57FCF" w:rsidRDefault="00000000">
      <w:r>
        <w:lastRenderedPageBreak/>
        <w:t>The broader situationist insight remains well supported: roles, norms, incentives, leadership, and institutions influence behavior. The Stanford Prison Experiment is a dramatic illustration of that claim, but not clean evidence for it. Psychology should keep the lesson and correct the evidence.</w:t>
      </w:r>
    </w:p>
    <w:p w14:paraId="7EA78954" w14:textId="77777777" w:rsidR="00F57FCF" w:rsidRDefault="00000000">
      <w:pPr>
        <w:pStyle w:val="Heading2"/>
      </w:pPr>
      <w:r>
        <w:rPr>
          <w:rFonts w:ascii="Calibri" w:hAnsi="Calibri"/>
        </w:rPr>
        <w:t>The Presence of Other People</w:t>
      </w:r>
    </w:p>
    <w:p w14:paraId="7C4C47A2" w14:textId="77777777" w:rsidR="00F57FCF" w:rsidRDefault="00000000">
      <w:r>
        <w:t>Other people change your behavior without saying anything at all.</w:t>
      </w:r>
    </w:p>
    <w:p w14:paraId="15651641" w14:textId="77777777" w:rsidR="00F57FCF" w:rsidRDefault="00000000">
      <w:r>
        <w:rPr>
          <w:b/>
        </w:rPr>
        <w:t>Social facilitation</w:t>
      </w:r>
      <w:r>
        <w:t xml:space="preserve"> is improved performance on well-practiced tasks when others are present, and impaired performance on difficult or unfamiliar ones. Zajonc’s account was arousal, which strengthens whatever response is already dominant—a help when that response is right, a problem when it is not. </w:t>
      </w:r>
      <w:r>
        <w:rPr>
          <w:b/>
        </w:rPr>
        <w:t>Social loafing</w:t>
      </w:r>
      <w:r>
        <w:t xml:space="preserve"> is the opposite pressure: effort drops when nobody can tell what you contributed. A six-person rope-pulling team pulls harder than one person and less hard per person.</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F57FCF" w14:paraId="51571AFE" w14:textId="77777777">
        <w:trPr>
          <w:cantSplit/>
          <w:tblHeader/>
        </w:trPr>
        <w:tc>
          <w:tcPr>
            <w:tcW w:w="3120" w:type="dxa"/>
            <w:shd w:val="clear" w:color="auto" w:fill="E8EEF5"/>
            <w:tcMar>
              <w:top w:w="80" w:type="dxa"/>
              <w:left w:w="120" w:type="dxa"/>
              <w:bottom w:w="80" w:type="dxa"/>
              <w:right w:w="120" w:type="dxa"/>
            </w:tcMar>
            <w:vAlign w:val="center"/>
          </w:tcPr>
          <w:p w14:paraId="62136D97" w14:textId="77777777" w:rsidR="00F57FCF" w:rsidRDefault="00000000">
            <w:pPr>
              <w:spacing w:after="40" w:line="276" w:lineRule="auto"/>
            </w:pPr>
            <w:r>
              <w:rPr>
                <w:b/>
                <w:sz w:val="20"/>
              </w:rPr>
              <w:t>Social condition</w:t>
            </w:r>
          </w:p>
        </w:tc>
        <w:tc>
          <w:tcPr>
            <w:tcW w:w="3120" w:type="dxa"/>
            <w:shd w:val="clear" w:color="auto" w:fill="E8EEF5"/>
            <w:tcMar>
              <w:top w:w="80" w:type="dxa"/>
              <w:left w:w="120" w:type="dxa"/>
              <w:bottom w:w="80" w:type="dxa"/>
              <w:right w:w="120" w:type="dxa"/>
            </w:tcMar>
            <w:vAlign w:val="center"/>
          </w:tcPr>
          <w:p w14:paraId="1E60199E" w14:textId="77777777" w:rsidR="00F57FCF" w:rsidRDefault="00000000">
            <w:pPr>
              <w:spacing w:after="40" w:line="276" w:lineRule="auto"/>
            </w:pPr>
            <w:r>
              <w:rPr>
                <w:b/>
                <w:sz w:val="20"/>
              </w:rPr>
              <w:t>Likely effect</w:t>
            </w:r>
          </w:p>
        </w:tc>
        <w:tc>
          <w:tcPr>
            <w:tcW w:w="3120" w:type="dxa"/>
            <w:shd w:val="clear" w:color="auto" w:fill="E8EEF5"/>
            <w:tcMar>
              <w:top w:w="80" w:type="dxa"/>
              <w:left w:w="120" w:type="dxa"/>
              <w:bottom w:w="80" w:type="dxa"/>
              <w:right w:w="120" w:type="dxa"/>
            </w:tcMar>
            <w:vAlign w:val="center"/>
          </w:tcPr>
          <w:p w14:paraId="67C37B1E" w14:textId="77777777" w:rsidR="00F57FCF" w:rsidRDefault="00000000">
            <w:pPr>
              <w:spacing w:after="40" w:line="276" w:lineRule="auto"/>
            </w:pPr>
            <w:r>
              <w:rPr>
                <w:b/>
                <w:sz w:val="20"/>
              </w:rPr>
              <w:t>Example</w:t>
            </w:r>
          </w:p>
        </w:tc>
      </w:tr>
      <w:tr w:rsidR="00F57FCF" w14:paraId="4216E0D5" w14:textId="77777777">
        <w:trPr>
          <w:cantSplit/>
        </w:trPr>
        <w:tc>
          <w:tcPr>
            <w:tcW w:w="3120" w:type="dxa"/>
            <w:tcMar>
              <w:top w:w="80" w:type="dxa"/>
              <w:left w:w="120" w:type="dxa"/>
              <w:bottom w:w="80" w:type="dxa"/>
              <w:right w:w="120" w:type="dxa"/>
            </w:tcMar>
            <w:vAlign w:val="center"/>
          </w:tcPr>
          <w:p w14:paraId="15B36E19" w14:textId="77777777" w:rsidR="00F57FCF" w:rsidRDefault="00000000">
            <w:pPr>
              <w:spacing w:after="40" w:line="276" w:lineRule="auto"/>
            </w:pPr>
            <w:r>
              <w:rPr>
                <w:sz w:val="20"/>
              </w:rPr>
              <w:t>Others present; task well practiced</w:t>
            </w:r>
          </w:p>
        </w:tc>
        <w:tc>
          <w:tcPr>
            <w:tcW w:w="3120" w:type="dxa"/>
            <w:tcMar>
              <w:top w:w="80" w:type="dxa"/>
              <w:left w:w="120" w:type="dxa"/>
              <w:bottom w:w="80" w:type="dxa"/>
              <w:right w:w="120" w:type="dxa"/>
            </w:tcMar>
            <w:vAlign w:val="center"/>
          </w:tcPr>
          <w:p w14:paraId="1F93772C" w14:textId="77777777" w:rsidR="00F57FCF" w:rsidRDefault="00000000">
            <w:pPr>
              <w:spacing w:after="40" w:line="276" w:lineRule="auto"/>
            </w:pPr>
            <w:r>
              <w:rPr>
                <w:sz w:val="20"/>
              </w:rPr>
              <w:t>Better performance</w:t>
            </w:r>
          </w:p>
        </w:tc>
        <w:tc>
          <w:tcPr>
            <w:tcW w:w="3120" w:type="dxa"/>
            <w:tcMar>
              <w:top w:w="80" w:type="dxa"/>
              <w:left w:w="120" w:type="dxa"/>
              <w:bottom w:w="80" w:type="dxa"/>
              <w:right w:w="120" w:type="dxa"/>
            </w:tcMar>
            <w:vAlign w:val="center"/>
          </w:tcPr>
          <w:p w14:paraId="774F8E66" w14:textId="77777777" w:rsidR="00F57FCF" w:rsidRDefault="00000000">
            <w:pPr>
              <w:spacing w:after="40" w:line="276" w:lineRule="auto"/>
            </w:pPr>
            <w:r>
              <w:rPr>
                <w:sz w:val="20"/>
              </w:rPr>
              <w:t>Running a familiar sprint in competition</w:t>
            </w:r>
          </w:p>
        </w:tc>
      </w:tr>
      <w:tr w:rsidR="00F57FCF" w14:paraId="0D45E354" w14:textId="77777777">
        <w:trPr>
          <w:cantSplit/>
        </w:trPr>
        <w:tc>
          <w:tcPr>
            <w:tcW w:w="3120" w:type="dxa"/>
            <w:tcMar>
              <w:top w:w="80" w:type="dxa"/>
              <w:left w:w="120" w:type="dxa"/>
              <w:bottom w:w="80" w:type="dxa"/>
              <w:right w:w="120" w:type="dxa"/>
            </w:tcMar>
            <w:vAlign w:val="center"/>
          </w:tcPr>
          <w:p w14:paraId="02BC15F0" w14:textId="77777777" w:rsidR="00F57FCF" w:rsidRDefault="00000000">
            <w:pPr>
              <w:spacing w:after="40" w:line="276" w:lineRule="auto"/>
            </w:pPr>
            <w:r>
              <w:rPr>
                <w:sz w:val="20"/>
              </w:rPr>
              <w:t>Others present; task unfamiliar</w:t>
            </w:r>
          </w:p>
        </w:tc>
        <w:tc>
          <w:tcPr>
            <w:tcW w:w="3120" w:type="dxa"/>
            <w:tcMar>
              <w:top w:w="80" w:type="dxa"/>
              <w:left w:w="120" w:type="dxa"/>
              <w:bottom w:w="80" w:type="dxa"/>
              <w:right w:w="120" w:type="dxa"/>
            </w:tcMar>
            <w:vAlign w:val="center"/>
          </w:tcPr>
          <w:p w14:paraId="04A24167" w14:textId="77777777" w:rsidR="00F57FCF" w:rsidRDefault="00000000">
            <w:pPr>
              <w:spacing w:after="40" w:line="276" w:lineRule="auto"/>
            </w:pPr>
            <w:r>
              <w:rPr>
                <w:sz w:val="20"/>
              </w:rPr>
              <w:t>Worse performance</w:t>
            </w:r>
          </w:p>
        </w:tc>
        <w:tc>
          <w:tcPr>
            <w:tcW w:w="3120" w:type="dxa"/>
            <w:tcMar>
              <w:top w:w="80" w:type="dxa"/>
              <w:left w:w="120" w:type="dxa"/>
              <w:bottom w:w="80" w:type="dxa"/>
              <w:right w:w="120" w:type="dxa"/>
            </w:tcMar>
            <w:vAlign w:val="center"/>
          </w:tcPr>
          <w:p w14:paraId="5FB3BC26" w14:textId="77777777" w:rsidR="00F57FCF" w:rsidRDefault="00000000">
            <w:pPr>
              <w:spacing w:after="40" w:line="276" w:lineRule="auto"/>
            </w:pPr>
            <w:r>
              <w:rPr>
                <w:sz w:val="20"/>
              </w:rPr>
              <w:t>Solving a new problem while being watched</w:t>
            </w:r>
          </w:p>
        </w:tc>
      </w:tr>
      <w:tr w:rsidR="00F57FCF" w14:paraId="072F43FA" w14:textId="77777777">
        <w:trPr>
          <w:cantSplit/>
        </w:trPr>
        <w:tc>
          <w:tcPr>
            <w:tcW w:w="3120" w:type="dxa"/>
            <w:tcMar>
              <w:top w:w="80" w:type="dxa"/>
              <w:left w:w="120" w:type="dxa"/>
              <w:bottom w:w="80" w:type="dxa"/>
              <w:right w:w="120" w:type="dxa"/>
            </w:tcMar>
            <w:vAlign w:val="center"/>
          </w:tcPr>
          <w:p w14:paraId="4D2EB66D" w14:textId="77777777" w:rsidR="00F57FCF" w:rsidRDefault="00000000">
            <w:pPr>
              <w:spacing w:after="40" w:line="276" w:lineRule="auto"/>
            </w:pPr>
            <w:r>
              <w:rPr>
                <w:sz w:val="20"/>
              </w:rPr>
              <w:t>Individual contribution hidden</w:t>
            </w:r>
          </w:p>
        </w:tc>
        <w:tc>
          <w:tcPr>
            <w:tcW w:w="3120" w:type="dxa"/>
            <w:tcMar>
              <w:top w:w="80" w:type="dxa"/>
              <w:left w:w="120" w:type="dxa"/>
              <w:bottom w:w="80" w:type="dxa"/>
              <w:right w:w="120" w:type="dxa"/>
            </w:tcMar>
            <w:vAlign w:val="center"/>
          </w:tcPr>
          <w:p w14:paraId="1419542F" w14:textId="77777777" w:rsidR="00F57FCF" w:rsidRDefault="00000000">
            <w:pPr>
              <w:spacing w:after="40" w:line="276" w:lineRule="auto"/>
            </w:pPr>
            <w:r>
              <w:rPr>
                <w:sz w:val="20"/>
              </w:rPr>
              <w:t>Less effort</w:t>
            </w:r>
          </w:p>
        </w:tc>
        <w:tc>
          <w:tcPr>
            <w:tcW w:w="3120" w:type="dxa"/>
            <w:tcMar>
              <w:top w:w="80" w:type="dxa"/>
              <w:left w:w="120" w:type="dxa"/>
              <w:bottom w:w="80" w:type="dxa"/>
              <w:right w:w="120" w:type="dxa"/>
            </w:tcMar>
            <w:vAlign w:val="center"/>
          </w:tcPr>
          <w:p w14:paraId="2ABF47B9" w14:textId="77777777" w:rsidR="00F57FCF" w:rsidRDefault="00000000">
            <w:pPr>
              <w:spacing w:after="40" w:line="276" w:lineRule="auto"/>
            </w:pPr>
            <w:r>
              <w:rPr>
                <w:sz w:val="20"/>
              </w:rPr>
              <w:t>A group project with no identifiable responsibilities</w:t>
            </w:r>
          </w:p>
        </w:tc>
      </w:tr>
    </w:tbl>
    <w:p w14:paraId="3B4F710A" w14:textId="77777777" w:rsidR="00F57FCF" w:rsidRDefault="00F57FCF">
      <w:pPr>
        <w:spacing w:after="0"/>
      </w:pPr>
    </w:p>
    <w:p w14:paraId="71B04E58" w14:textId="77777777" w:rsidR="00F57FCF" w:rsidRDefault="00000000">
      <w:pPr>
        <w:pStyle w:val="Heading1"/>
      </w:pPr>
      <w:r>
        <w:rPr>
          <w:rFonts w:ascii="Calibri" w:hAnsi="Calibri"/>
        </w:rPr>
        <w:t>Section 3: Groups and Intergroup Relations</w:t>
      </w:r>
    </w:p>
    <w:p w14:paraId="13BA6B46" w14:textId="77777777" w:rsidR="00F57FCF" w:rsidRDefault="00000000">
      <w:r>
        <w:t xml:space="preserve">So far the answer has been that we care what other people think. This section adds the qualifier that runs the rest of the chapter: we care what </w:t>
      </w:r>
      <w:r>
        <w:rPr>
          <w:i/>
        </w:rPr>
        <w:t>some</w:t>
      </w:r>
      <w:r>
        <w:t xml:space="preserve"> people think. Groups draw a line, and which side of it you are on changes how you are judged, what you are owed, and how much your discomfort counts.</w:t>
      </w:r>
    </w:p>
    <w:p w14:paraId="71B22615" w14:textId="77777777" w:rsidR="00F57FCF" w:rsidRDefault="00000000">
      <w:pPr>
        <w:pStyle w:val="Heading2"/>
      </w:pPr>
      <w:r>
        <w:rPr>
          <w:rFonts w:ascii="Calibri" w:hAnsi="Calibri"/>
        </w:rPr>
        <w:t>Group Polarization</w:t>
      </w:r>
    </w:p>
    <w:p w14:paraId="5A6BE2AC" w14:textId="77777777" w:rsidR="00F57FCF" w:rsidRDefault="00000000">
      <w:r>
        <w:rPr>
          <w:b/>
        </w:rPr>
        <w:t>Group polarization</w:t>
      </w:r>
      <w:r>
        <w:t xml:space="preserve"> is the tendency for discussion among like-minded people to move the group toward a more extreme version of its initial position.</w:t>
      </w:r>
    </w:p>
    <w:p w14:paraId="77E3C1D0" w14:textId="77777777" w:rsidR="00F57FCF" w:rsidRDefault="00000000">
      <w:r>
        <w:t>Two mechanisms help produce the shift. First, group members hear additional arguments supporting the direction they already favored. Second, they compare themselves with the group norm and may move slightly beyond it to remain a good representative of the group.</w:t>
      </w:r>
    </w:p>
    <w:p w14:paraId="778F46E3" w14:textId="77777777" w:rsidR="00F57FCF" w:rsidRDefault="00000000">
      <w:r>
        <w:t>The result is not simple averaging. A group of mildly cautious people can become very cautious. A group of mildly punitive people can become more punitive. Sorting people into like-minded communities can therefore change attitudes even when nobody introduces a radically new idea.</w:t>
      </w:r>
    </w:p>
    <w:p w14:paraId="4E9F7C42" w14:textId="77777777" w:rsidR="00F57FCF" w:rsidRDefault="00000000">
      <w:pPr>
        <w:pStyle w:val="Heading2"/>
      </w:pPr>
      <w:r>
        <w:rPr>
          <w:rFonts w:ascii="Calibri" w:hAnsi="Calibri"/>
        </w:rPr>
        <w:lastRenderedPageBreak/>
        <w:t>Groupthink</w:t>
      </w:r>
    </w:p>
    <w:p w14:paraId="576ECB50" w14:textId="77777777" w:rsidR="00F57FCF" w:rsidRDefault="00000000">
      <w:r>
        <w:rPr>
          <w:b/>
        </w:rPr>
        <w:t>Groupthink</w:t>
      </w:r>
      <w:r>
        <w:t xml:space="preserve"> is a failure of decision making in which pressure for agreement suppresses realistic evaluation of alternatives. It is most likely when a cohesive group is insulated from outside information, faces high pressure, and has a directive leader signaling the preferred conclusion (Janis, 1982).</w:t>
      </w:r>
    </w:p>
    <w:p w14:paraId="507AA603" w14:textId="77777777" w:rsidR="00F57FCF" w:rsidRDefault="00000000">
      <w:r>
        <w:t>Symptoms include self-censorship, pressure on dissenters, collective rationalization, an illusion of unanimity, and “mindguards” who protect the group from inconvenient information.</w:t>
      </w:r>
    </w:p>
    <w:p w14:paraId="0C3F94CA" w14:textId="77777777" w:rsidR="00F57FCF" w:rsidRDefault="00000000">
      <w:r>
        <w:t>The remedy is structural, not motivational. Telling people to “think independently” is weak protection. Better protections include independent initial judgments, outside review, leaders withholding their preferences, separate subgroups, and a formally assigned critic.</w:t>
      </w:r>
    </w:p>
    <w:p w14:paraId="7E3BB8BC" w14:textId="77777777" w:rsidR="00F57FCF" w:rsidRDefault="00000000">
      <w:pPr>
        <w:pBdr>
          <w:left w:val="single" w:sz="14" w:space="8" w:color="2E74B5"/>
        </w:pBdr>
        <w:shd w:val="clear" w:color="auto" w:fill="F4F6F9"/>
        <w:spacing w:before="80" w:after="160"/>
        <w:ind w:left="180" w:right="120"/>
      </w:pPr>
      <w:r>
        <w:rPr>
          <w:b/>
        </w:rPr>
        <w:t>Do Not Confuse: Polarization vs. Groupthink</w:t>
      </w:r>
      <w:r>
        <w:t xml:space="preserve"> Group polarization changes the </w:t>
      </w:r>
      <w:r>
        <w:rPr>
          <w:b/>
        </w:rPr>
        <w:t>extremity</w:t>
      </w:r>
      <w:r>
        <w:t xml:space="preserve"> of an existing tendency after discussion. Groupthink reduces the </w:t>
      </w:r>
      <w:r>
        <w:rPr>
          <w:b/>
        </w:rPr>
        <w:t>quality of evaluation</w:t>
      </w:r>
      <w:r>
        <w:t xml:space="preserve"> because disagreement is suppressed. A group can show either, both, or neither.</w:t>
      </w:r>
    </w:p>
    <w:p w14:paraId="542AFCB5" w14:textId="77777777" w:rsidR="00F57FCF" w:rsidRDefault="00000000">
      <w:pPr>
        <w:pStyle w:val="Heading2"/>
      </w:pPr>
      <w:r>
        <w:rPr>
          <w:rFonts w:ascii="Calibri" w:hAnsi="Calibri"/>
        </w:rPr>
        <w:t>Stereotypes, Prejudice, and Discrimination</w:t>
      </w:r>
    </w:p>
    <w:p w14:paraId="102D81B3" w14:textId="77777777" w:rsidR="00F57FCF" w:rsidRDefault="00000000">
      <w:r>
        <w:t>Before the definitions, one question: where did you learn what members of a group you have barely met are like?</w:t>
      </w:r>
    </w:p>
    <w:p w14:paraId="3CD5709E" w14:textId="77777777" w:rsidR="00F57FCF" w:rsidRDefault="00000000">
      <w:r>
        <w:t>Not from a representative sample. From films, headlines, a handful of encounters, a story someone told you once, and whichever examples were loudest. Every concept you own was built from a sample, and for most concepts that sample was your own experience. For social categories, somebody else chose the sample.</w:t>
      </w:r>
    </w:p>
    <w:p w14:paraId="634E26E7" w14:textId="77777777" w:rsidR="00F57FCF" w:rsidRDefault="00000000">
      <w:r>
        <w:t>The three terms below are related, but they are not synonyms.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F57FCF" w14:paraId="44918C0F" w14:textId="77777777">
        <w:trPr>
          <w:cantSplit/>
          <w:tblHeader/>
        </w:trPr>
        <w:tc>
          <w:tcPr>
            <w:tcW w:w="3120" w:type="dxa"/>
            <w:shd w:val="clear" w:color="auto" w:fill="E8EEF5"/>
            <w:tcMar>
              <w:top w:w="80" w:type="dxa"/>
              <w:left w:w="120" w:type="dxa"/>
              <w:bottom w:w="80" w:type="dxa"/>
              <w:right w:w="120" w:type="dxa"/>
            </w:tcMar>
            <w:vAlign w:val="center"/>
          </w:tcPr>
          <w:p w14:paraId="48374D06" w14:textId="77777777" w:rsidR="00F57FCF" w:rsidRDefault="00000000">
            <w:pPr>
              <w:spacing w:after="40" w:line="276" w:lineRule="auto"/>
            </w:pPr>
            <w:r>
              <w:rPr>
                <w:b/>
                <w:sz w:val="20"/>
              </w:rPr>
              <w:t>Construct</w:t>
            </w:r>
          </w:p>
        </w:tc>
        <w:tc>
          <w:tcPr>
            <w:tcW w:w="3120" w:type="dxa"/>
            <w:shd w:val="clear" w:color="auto" w:fill="E8EEF5"/>
            <w:tcMar>
              <w:top w:w="80" w:type="dxa"/>
              <w:left w:w="120" w:type="dxa"/>
              <w:bottom w:w="80" w:type="dxa"/>
              <w:right w:w="120" w:type="dxa"/>
            </w:tcMar>
            <w:vAlign w:val="center"/>
          </w:tcPr>
          <w:p w14:paraId="0C92C89B" w14:textId="77777777" w:rsidR="00F57FCF" w:rsidRDefault="00000000">
            <w:pPr>
              <w:spacing w:after="40" w:line="276" w:lineRule="auto"/>
            </w:pPr>
            <w:r>
              <w:rPr>
                <w:b/>
                <w:sz w:val="20"/>
              </w:rPr>
              <w:t>Psychological form</w:t>
            </w:r>
          </w:p>
        </w:tc>
        <w:tc>
          <w:tcPr>
            <w:tcW w:w="3120" w:type="dxa"/>
            <w:shd w:val="clear" w:color="auto" w:fill="E8EEF5"/>
            <w:tcMar>
              <w:top w:w="80" w:type="dxa"/>
              <w:left w:w="120" w:type="dxa"/>
              <w:bottom w:w="80" w:type="dxa"/>
              <w:right w:w="120" w:type="dxa"/>
            </w:tcMar>
            <w:vAlign w:val="center"/>
          </w:tcPr>
          <w:p w14:paraId="7626AB96" w14:textId="77777777" w:rsidR="00F57FCF" w:rsidRDefault="00000000">
            <w:pPr>
              <w:spacing w:after="40" w:line="276" w:lineRule="auto"/>
            </w:pPr>
            <w:r>
              <w:rPr>
                <w:b/>
                <w:sz w:val="20"/>
              </w:rPr>
              <w:t>Example</w:t>
            </w:r>
          </w:p>
        </w:tc>
      </w:tr>
      <w:tr w:rsidR="00F57FCF" w14:paraId="3C3C9A10" w14:textId="77777777">
        <w:trPr>
          <w:cantSplit/>
        </w:trPr>
        <w:tc>
          <w:tcPr>
            <w:tcW w:w="3120" w:type="dxa"/>
            <w:tcMar>
              <w:top w:w="80" w:type="dxa"/>
              <w:left w:w="120" w:type="dxa"/>
              <w:bottom w:w="80" w:type="dxa"/>
              <w:right w:w="120" w:type="dxa"/>
            </w:tcMar>
            <w:vAlign w:val="center"/>
          </w:tcPr>
          <w:p w14:paraId="1EB6EAF3" w14:textId="77777777" w:rsidR="00F57FCF" w:rsidRDefault="00000000">
            <w:pPr>
              <w:spacing w:after="40" w:line="276" w:lineRule="auto"/>
            </w:pPr>
            <w:r>
              <w:rPr>
                <w:b/>
                <w:sz w:val="20"/>
              </w:rPr>
              <w:t>Stereotype</w:t>
            </w:r>
          </w:p>
        </w:tc>
        <w:tc>
          <w:tcPr>
            <w:tcW w:w="3120" w:type="dxa"/>
            <w:tcMar>
              <w:top w:w="80" w:type="dxa"/>
              <w:left w:w="120" w:type="dxa"/>
              <w:bottom w:w="80" w:type="dxa"/>
              <w:right w:w="120" w:type="dxa"/>
            </w:tcMar>
            <w:vAlign w:val="center"/>
          </w:tcPr>
          <w:p w14:paraId="6A603B66" w14:textId="77777777" w:rsidR="00F57FCF" w:rsidRDefault="00000000">
            <w:pPr>
              <w:spacing w:after="40" w:line="276" w:lineRule="auto"/>
            </w:pPr>
            <w:r>
              <w:rPr>
                <w:sz w:val="20"/>
              </w:rPr>
              <w:t>Belief or generalization</w:t>
            </w:r>
          </w:p>
        </w:tc>
        <w:tc>
          <w:tcPr>
            <w:tcW w:w="3120" w:type="dxa"/>
            <w:tcMar>
              <w:top w:w="80" w:type="dxa"/>
              <w:left w:w="120" w:type="dxa"/>
              <w:bottom w:w="80" w:type="dxa"/>
              <w:right w:w="120" w:type="dxa"/>
            </w:tcMar>
            <w:vAlign w:val="center"/>
          </w:tcPr>
          <w:p w14:paraId="08D3B111" w14:textId="77777777" w:rsidR="00F57FCF" w:rsidRDefault="00000000">
            <w:pPr>
              <w:spacing w:after="40" w:line="276" w:lineRule="auto"/>
            </w:pPr>
            <w:r>
              <w:rPr>
                <w:sz w:val="20"/>
              </w:rPr>
              <w:t>“Members of this group are good at mathematics.”</w:t>
            </w:r>
          </w:p>
        </w:tc>
      </w:tr>
      <w:tr w:rsidR="00F57FCF" w14:paraId="5D30EB16" w14:textId="77777777">
        <w:trPr>
          <w:cantSplit/>
        </w:trPr>
        <w:tc>
          <w:tcPr>
            <w:tcW w:w="3120" w:type="dxa"/>
            <w:tcMar>
              <w:top w:w="80" w:type="dxa"/>
              <w:left w:w="120" w:type="dxa"/>
              <w:bottom w:w="80" w:type="dxa"/>
              <w:right w:w="120" w:type="dxa"/>
            </w:tcMar>
            <w:vAlign w:val="center"/>
          </w:tcPr>
          <w:p w14:paraId="7BEF3D30" w14:textId="77777777" w:rsidR="00F57FCF" w:rsidRDefault="00000000">
            <w:pPr>
              <w:spacing w:after="40" w:line="276" w:lineRule="auto"/>
            </w:pPr>
            <w:r>
              <w:rPr>
                <w:b/>
                <w:sz w:val="20"/>
              </w:rPr>
              <w:t>Prejudice</w:t>
            </w:r>
          </w:p>
        </w:tc>
        <w:tc>
          <w:tcPr>
            <w:tcW w:w="3120" w:type="dxa"/>
            <w:tcMar>
              <w:top w:w="80" w:type="dxa"/>
              <w:left w:w="120" w:type="dxa"/>
              <w:bottom w:w="80" w:type="dxa"/>
              <w:right w:w="120" w:type="dxa"/>
            </w:tcMar>
            <w:vAlign w:val="center"/>
          </w:tcPr>
          <w:p w14:paraId="240B516D" w14:textId="77777777" w:rsidR="00F57FCF" w:rsidRDefault="00000000">
            <w:pPr>
              <w:spacing w:after="40" w:line="276" w:lineRule="auto"/>
            </w:pPr>
            <w:r>
              <w:rPr>
                <w:sz w:val="20"/>
              </w:rPr>
              <w:t>Feeling or evaluation</w:t>
            </w:r>
          </w:p>
        </w:tc>
        <w:tc>
          <w:tcPr>
            <w:tcW w:w="3120" w:type="dxa"/>
            <w:tcMar>
              <w:top w:w="80" w:type="dxa"/>
              <w:left w:w="120" w:type="dxa"/>
              <w:bottom w:w="80" w:type="dxa"/>
              <w:right w:w="120" w:type="dxa"/>
            </w:tcMar>
            <w:vAlign w:val="center"/>
          </w:tcPr>
          <w:p w14:paraId="613F8728" w14:textId="77777777" w:rsidR="00F57FCF" w:rsidRDefault="00000000">
            <w:pPr>
              <w:spacing w:after="40" w:line="276" w:lineRule="auto"/>
            </w:pPr>
            <w:r>
              <w:rPr>
                <w:sz w:val="20"/>
              </w:rPr>
              <w:t>Disliking members of the group</w:t>
            </w:r>
          </w:p>
        </w:tc>
      </w:tr>
      <w:tr w:rsidR="00F57FCF" w14:paraId="0ECFCF57" w14:textId="77777777">
        <w:trPr>
          <w:cantSplit/>
        </w:trPr>
        <w:tc>
          <w:tcPr>
            <w:tcW w:w="3120" w:type="dxa"/>
            <w:tcMar>
              <w:top w:w="80" w:type="dxa"/>
              <w:left w:w="120" w:type="dxa"/>
              <w:bottom w:w="80" w:type="dxa"/>
              <w:right w:w="120" w:type="dxa"/>
            </w:tcMar>
            <w:vAlign w:val="center"/>
          </w:tcPr>
          <w:p w14:paraId="38B797DD" w14:textId="77777777" w:rsidR="00F57FCF" w:rsidRDefault="00000000">
            <w:pPr>
              <w:spacing w:after="40" w:line="276" w:lineRule="auto"/>
            </w:pPr>
            <w:r>
              <w:rPr>
                <w:b/>
                <w:sz w:val="20"/>
              </w:rPr>
              <w:t>Discrimination</w:t>
            </w:r>
          </w:p>
        </w:tc>
        <w:tc>
          <w:tcPr>
            <w:tcW w:w="3120" w:type="dxa"/>
            <w:tcMar>
              <w:top w:w="80" w:type="dxa"/>
              <w:left w:w="120" w:type="dxa"/>
              <w:bottom w:w="80" w:type="dxa"/>
              <w:right w:w="120" w:type="dxa"/>
            </w:tcMar>
            <w:vAlign w:val="center"/>
          </w:tcPr>
          <w:p w14:paraId="7649D033" w14:textId="77777777" w:rsidR="00F57FCF" w:rsidRDefault="00000000">
            <w:pPr>
              <w:spacing w:after="40" w:line="276" w:lineRule="auto"/>
            </w:pPr>
            <w:r>
              <w:rPr>
                <w:sz w:val="20"/>
              </w:rPr>
              <w:t>Behavior</w:t>
            </w:r>
          </w:p>
        </w:tc>
        <w:tc>
          <w:tcPr>
            <w:tcW w:w="3120" w:type="dxa"/>
            <w:tcMar>
              <w:top w:w="80" w:type="dxa"/>
              <w:left w:w="120" w:type="dxa"/>
              <w:bottom w:w="80" w:type="dxa"/>
              <w:right w:w="120" w:type="dxa"/>
            </w:tcMar>
            <w:vAlign w:val="center"/>
          </w:tcPr>
          <w:p w14:paraId="08C52958" w14:textId="77777777" w:rsidR="00F57FCF" w:rsidRDefault="00000000">
            <w:pPr>
              <w:spacing w:after="40" w:line="276" w:lineRule="auto"/>
            </w:pPr>
            <w:r>
              <w:rPr>
                <w:sz w:val="20"/>
              </w:rPr>
              <w:t>Treating someone differently because of group membership</w:t>
            </w:r>
          </w:p>
        </w:tc>
      </w:tr>
    </w:tbl>
    <w:p w14:paraId="55520330" w14:textId="77777777" w:rsidR="00F57FCF" w:rsidRDefault="00F57FCF">
      <w:pPr>
        <w:spacing w:after="0"/>
      </w:pPr>
    </w:p>
    <w:p w14:paraId="46512653" w14:textId="77777777" w:rsidR="00F57FCF" w:rsidRDefault="00000000">
      <w:r>
        <w:t>A stereotype can be statistically accurate at a group level and still be a poor basis for judging an individual. Group averages overlap, circumstances vary, and the person in front of you may not resemble the average. Categories compress information. Compression is useful—and lossy.</w:t>
      </w:r>
    </w:p>
    <w:p w14:paraId="3238087B" w14:textId="77777777" w:rsidR="00F57FCF" w:rsidRDefault="00000000">
      <w:pPr>
        <w:spacing w:before="60" w:after="60"/>
      </w:pPr>
      <w:r>
        <w:rPr>
          <w:i/>
          <w:color w:val="666666"/>
          <w:sz w:val="18"/>
        </w:rPr>
        <w:t>[Figure artwork omitted from line-edit packet; caption follows.]</w:t>
      </w:r>
    </w:p>
    <w:p w14:paraId="2AAA37B8" w14:textId="77777777" w:rsidR="00F57FCF" w:rsidRDefault="00000000">
      <w:r>
        <w:rPr>
          <w:i/>
        </w:rPr>
        <w:lastRenderedPageBreak/>
        <w:t>Figure 11.4. Stereotype, prejudice, and discrimination describe belief, feeling, and behavior. They often occur together, but each can occur without the other two.</w:t>
      </w:r>
    </w:p>
    <w:p w14:paraId="5F2849EF" w14:textId="77777777" w:rsidR="00F57FCF" w:rsidRDefault="00000000">
      <w:pPr>
        <w:pStyle w:val="Heading2"/>
      </w:pPr>
      <w:r>
        <w:rPr>
          <w:rFonts w:ascii="Calibri" w:hAnsi="Calibri"/>
        </w:rPr>
        <w:t>Social Identity</w:t>
      </w:r>
    </w:p>
    <w:p w14:paraId="27A94997" w14:textId="77777777" w:rsidR="00F57FCF" w:rsidRDefault="00000000">
      <w:r>
        <w:rPr>
          <w:b/>
        </w:rPr>
        <w:t>Social identity theory</w:t>
      </w:r>
      <w:r>
        <w:t xml:space="preserve"> begins with categorization. People classify themselves and others into groups, identify with some of those groups, and compare groups in ways that can produce </w:t>
      </w:r>
      <w:r>
        <w:rPr>
          <w:b/>
        </w:rPr>
        <w:t>positive distinctiveness</w:t>
      </w:r>
      <w:r>
        <w:t xml:space="preserve"> for the in-group (Tajfel &amp; Turner, 1979).</w:t>
      </w:r>
    </w:p>
    <w:p w14:paraId="2478F1AF" w14:textId="77777777" w:rsidR="00F57FCF" w:rsidRDefault="00000000">
      <w:r>
        <w:t>Tajfel’s minimal-group studies showed that arbitrary group labels can produce in-group favoritism even without a history of conflict. The important lesson is not that all group membership creates hostility. It is that categorization can reorganize allocation and judgment surprisingly quickly.</w:t>
      </w:r>
    </w:p>
    <w:p w14:paraId="4EDC9985" w14:textId="77777777" w:rsidR="00F57FCF" w:rsidRDefault="00000000">
      <w:r>
        <w:t>Early formulations gave self-esteem a major causal role. Evidence for a simple universal self-esteem mechanism is mixed (Rubin &amp; Hewstone, 1998). Belonging, norms, identity meaning, competition, status, and uncertainty reduction can all matter. Social identity is a framework, not a one-motive machine.</w:t>
      </w:r>
    </w:p>
    <w:p w14:paraId="7FFA6013" w14:textId="77777777" w:rsidR="00F57FCF" w:rsidRDefault="00000000">
      <w:r>
        <w:rPr>
          <w:b/>
        </w:rPr>
        <w:t>Stereotype threat</w:t>
      </w:r>
      <w:r>
        <w:t xml:space="preserve"> refers to performance pressure created when a negative group stereotype becomes relevant to a task (Steele &amp; Aronson, 1995). The effect is context-sensitive, and estimates are generally smaller in operational settings than in the laboratory (Shewach, Sackett, &amp; Quint, 2019). That boundary does not make the mechanism imaginary. It prevents a conditional effect from becoming a universal explanation.</w:t>
      </w:r>
    </w:p>
    <w:p w14:paraId="4344B429" w14:textId="77777777" w:rsidR="00F57FCF" w:rsidRDefault="00000000">
      <w:pPr>
        <w:pStyle w:val="Heading2"/>
      </w:pPr>
      <w:r>
        <w:rPr>
          <w:rFonts w:ascii="Calibri" w:hAnsi="Calibri"/>
        </w:rPr>
        <w:t>Contact Between Groups</w:t>
      </w:r>
    </w:p>
    <w:p w14:paraId="3DC05B17" w14:textId="77777777" w:rsidR="00F57FCF" w:rsidRDefault="00000000">
      <w:r>
        <w:t xml:space="preserve">Allport’s </w:t>
      </w:r>
      <w:r>
        <w:rPr>
          <w:b/>
        </w:rPr>
        <w:t>contact hypothesis</w:t>
      </w:r>
      <w:r>
        <w:t xml:space="preserve"> proposed that intergroup contact is especially likely to reduce prejudice when groups have equal status, cooperate toward shared goals, receive institutional support, and interact repeatedly rather than superficially.</w:t>
      </w:r>
    </w:p>
    <w:p w14:paraId="1773652A" w14:textId="77777777" w:rsidR="00F57FCF" w:rsidRDefault="00000000">
      <w:r>
        <w:t>Later meta-analysis found that contact often helps even when every condition is not fully present (Pettigrew &amp; Tropp, 2006). The conditions are best understood as facilitators. Contact is not magic. Unequal, hostile, coercive, or competitive contact can reinforce the very categories it was supposed to weaken.</w:t>
      </w:r>
    </w:p>
    <w:p w14:paraId="40FCADA3" w14:textId="77777777" w:rsidR="00F57FCF" w:rsidRDefault="00000000">
      <w:pPr>
        <w:pStyle w:val="Heading2"/>
      </w:pPr>
      <w:r>
        <w:rPr>
          <w:rFonts w:ascii="Calibri" w:hAnsi="Calibri"/>
        </w:rPr>
        <w:t>Why Any of This Has Force</w:t>
      </w:r>
    </w:p>
    <w:p w14:paraId="389E1497" w14:textId="77777777" w:rsidR="00F57FCF" w:rsidRDefault="00000000">
      <w:r>
        <w:t>Polarization, groupthink, in-group favoritism, the pull of a norm: each is a mechanism, and so far none of them has been given a motive. Why should a group's opinion of you be able to move you at all?</w:t>
      </w:r>
    </w:p>
    <w:p w14:paraId="2388BE8C" w14:textId="77777777" w:rsidR="00F57FCF" w:rsidRDefault="00000000">
      <w:r>
        <w:t>Because a group cannot sanction you unless belonging to it is worth something. Baumeister and Leary (1995) argued that the drive to form and maintain bonds is basic equipment rather than a preference—</w:t>
      </w:r>
      <w:r>
        <w:lastRenderedPageBreak/>
        <w:t>and that threats to a bond get treated as urgent almost regardless of what was violated. The specific rules are cultural and vary everywhere. The cost of being outside varies nowhere.</w:t>
      </w:r>
    </w:p>
    <w:p w14:paraId="5002C498" w14:textId="77777777" w:rsidR="00F57FCF" w:rsidRDefault="00000000">
      <w:r>
        <w:t>That single stake explains why several of this chapter's phenomena all pull in the same direction. Group membership regulates how you see yourself, so a threat to the group is a threat to you. Reputation is worth tracking because cooperation among non-relatives requires it. Norms bite because violating one puts standing at risk. Underneath the mechanisms is one thing being protected: your position in other people's estimation.</w:t>
      </w:r>
    </w:p>
    <w:p w14:paraId="153CDCDA" w14:textId="77777777" w:rsidR="00F57FCF" w:rsidRDefault="00000000">
      <w:r>
        <w:t>Exclusion is biologically consequential, not merely unpleasant—for a social species, a damaged bond is a real functional threat, and the body responds accordingly. It is worth being precise about that claim, though. Social pain is not simply physical pain running on borrowed circuitry; current evidence points toward largely separate systems that converge on similar urgency rather than one alarm doing double duty. Being left out is not a bruise. It just gets your attention like one.</w:t>
      </w:r>
    </w:p>
    <w:p w14:paraId="5AF164AB" w14:textId="77777777" w:rsidR="00F57FCF" w:rsidRDefault="00000000">
      <w:pPr>
        <w:pStyle w:val="Heading2"/>
      </w:pPr>
      <w:r>
        <w:rPr>
          <w:rFonts w:ascii="Calibri" w:hAnsi="Calibri"/>
        </w:rPr>
        <w:t>AI Connection: Fluency, Mind Perception, and Responsibility</w:t>
      </w:r>
    </w:p>
    <w:p w14:paraId="79AFED47" w14:textId="77777777" w:rsidR="00F57FCF" w:rsidRDefault="00000000">
      <w:r>
        <w:t>AI systems produce language that activates human social cognition. The relevant psychological mechanisms are mostly in the person reading the output.</w:t>
      </w:r>
    </w:p>
    <w:p w14:paraId="6D2EB1FA" w14:textId="77777777" w:rsidR="00F57FCF" w:rsidRDefault="00000000">
      <w:r>
        <w:rPr>
          <w:b/>
        </w:rPr>
        <w:t>Fluent language invites mind perception.</w:t>
      </w:r>
      <w:r>
        <w:t xml:space="preserve"> When a system uses "I," responds appropriately, remembers context, or appears sympathetic, people readily infer understanding, intention, and personality. This is anthropomorphism, not the fundamental attribution error. The FAE concerns choosing a dispositional explanation over a situational one for human behavior. Anthropomorphism concerns treating a nonhuman system as if it possessed a humanlike mind.</w:t>
      </w:r>
    </w:p>
    <w:p w14:paraId="336EC752" w14:textId="77777777" w:rsidR="00F57FCF" w:rsidRDefault="00000000">
      <w:r>
        <w:rPr>
          <w:b/>
        </w:rPr>
        <w:t>Fluency can become a peripheral cue.</w:t>
      </w:r>
      <w:r>
        <w:t xml:space="preserve"> The ELM predicts that readers rely more heavily on confidence and smooth wording when they lack the knowledge or time needed to evaluate the argument centrally. AI text is often fluent even when it is wrong. The practical defense is not suspicion of every sentence. It is switching routes: identify the claim, inspect the evidence, and verify the source.</w:t>
      </w:r>
    </w:p>
    <w:p w14:paraId="3BE1663D" w14:textId="77777777" w:rsidR="00F57FCF" w:rsidRDefault="00000000">
      <w:r>
        <w:rPr>
          <w:b/>
        </w:rPr>
        <w:t>Responsibility can become distributed.</w:t>
      </w:r>
      <w:r>
        <w:t xml:space="preserve"> In an AI-mediated workflow, the developer, institution, user, reviewer, and recipient may each assume that someone else checked the output. This resembles diffusion of responsibility, but it is not literally the bystander experiment. The useful application is organizational: assign a named person responsibility for verification and correction.</w:t>
      </w:r>
    </w:p>
    <w:p w14:paraId="511BF6A5" w14:textId="77777777" w:rsidR="00F57FCF" w:rsidRDefault="00000000">
      <w:r>
        <w:t>The sharpest difference is the one this section just built. A language model can produce every word a person under social pressure would produce while being under no pressure at all. It has no group to be expelled from, no reputation to protect, nothing at stake in contradicting you. Whatever is happening when it agrees, it is not conformity—because the thing that makes conformity work is missing.</w:t>
      </w:r>
    </w:p>
    <w:p w14:paraId="38D1F288" w14:textId="77777777" w:rsidR="00F57FCF" w:rsidRDefault="00000000">
      <w:r>
        <w:t>The psychology on the human side is real. The analogy should not be mistaken for identity.</w:t>
      </w:r>
    </w:p>
    <w:p w14:paraId="69521608" w14:textId="77777777" w:rsidR="00F57FCF" w:rsidRDefault="00000000">
      <w:pPr>
        <w:pStyle w:val="Heading1"/>
      </w:pPr>
      <w:r>
        <w:rPr>
          <w:rFonts w:ascii="Calibri" w:hAnsi="Calibri"/>
        </w:rPr>
        <w:lastRenderedPageBreak/>
        <w:t>Section 4: Helping and Harming</w:t>
      </w:r>
    </w:p>
    <w:p w14:paraId="0D242DD1" w14:textId="77777777" w:rsidR="00F57FCF" w:rsidRDefault="00000000">
      <w:r>
        <w:t>This is the section where caring stops. Not because the people in it are unusually cold—the striking thing about the research is how ordinary they are—but because concern for another person turns out to depend on conditions, and the conditions can be named.</w:t>
      </w:r>
    </w:p>
    <w:p w14:paraId="3FFE5689" w14:textId="77777777" w:rsidR="00F57FCF" w:rsidRDefault="00000000">
      <w:pPr>
        <w:pStyle w:val="Heading2"/>
      </w:pPr>
      <w:r>
        <w:rPr>
          <w:rFonts w:ascii="Calibri" w:hAnsi="Calibri"/>
        </w:rPr>
        <w:t>The Bystander Effect</w:t>
      </w:r>
    </w:p>
    <w:p w14:paraId="1B4A94AC" w14:textId="77777777" w:rsidR="00F57FCF" w:rsidRDefault="00000000">
      <w:r>
        <w:t>The famous story of Kitty Genovese claimed that 38 witnesses watched her murder and did nothing. That account was substantially inaccurate. The attack was not continuously visible to dozens of passive observers, and some people attempted to help (Manning, Levine, &amp; Collins, 2007).</w:t>
      </w:r>
    </w:p>
    <w:p w14:paraId="1736483A" w14:textId="77777777" w:rsidR="00F57FCF" w:rsidRDefault="00000000">
      <w:r>
        <w:t xml:space="preserve">The </w:t>
      </w:r>
      <w:r>
        <w:rPr>
          <w:b/>
        </w:rPr>
        <w:t>bystander effect</w:t>
      </w:r>
      <w:r>
        <w:t>, however, is supported by experiments.</w:t>
      </w:r>
    </w:p>
    <w:p w14:paraId="187DA653" w14:textId="77777777" w:rsidR="00F57FCF" w:rsidRDefault="00000000">
      <w:r>
        <w:t>Darley and Latané (1968) had participants communicate by intercom and then hear another supposed participant experience a seizure. When participants believed they were the only witness, 85% sought help within 60 seconds. When they believed four other people were also listening, only 31% did so within that period.</w:t>
      </w:r>
    </w:p>
    <w:p w14:paraId="27627C0C" w14:textId="77777777" w:rsidR="00F57FCF" w:rsidRDefault="00000000">
      <w:r>
        <w:t>Latané and Darley described helping as a five-step decision chain:</w:t>
      </w:r>
    </w:p>
    <w:p w14:paraId="083D8D30" w14:textId="77777777" w:rsidR="00F57FCF" w:rsidRDefault="00000000">
      <w:pPr>
        <w:pStyle w:val="ListNumber"/>
        <w:numPr>
          <w:ilvl w:val="0"/>
          <w:numId w:val="1"/>
        </w:numPr>
      </w:pPr>
      <w:r>
        <w:rPr>
          <w:b/>
        </w:rPr>
        <w:t>Notice the event.</w:t>
      </w:r>
    </w:p>
    <w:p w14:paraId="3C5E2016" w14:textId="77777777" w:rsidR="00F57FCF" w:rsidRDefault="00000000">
      <w:pPr>
        <w:pStyle w:val="ListNumber"/>
        <w:numPr>
          <w:ilvl w:val="0"/>
          <w:numId w:val="1"/>
        </w:numPr>
      </w:pPr>
      <w:r>
        <w:rPr>
          <w:b/>
        </w:rPr>
        <w:t>Interpret it as an emergency.</w:t>
      </w:r>
    </w:p>
    <w:p w14:paraId="0201C7EF" w14:textId="77777777" w:rsidR="00F57FCF" w:rsidRDefault="00000000">
      <w:pPr>
        <w:pStyle w:val="ListNumber"/>
        <w:numPr>
          <w:ilvl w:val="0"/>
          <w:numId w:val="1"/>
        </w:numPr>
      </w:pPr>
      <w:r>
        <w:rPr>
          <w:b/>
        </w:rPr>
        <w:t>Accept personal responsibility.</w:t>
      </w:r>
    </w:p>
    <w:p w14:paraId="195FCA6F" w14:textId="77777777" w:rsidR="00F57FCF" w:rsidRDefault="00000000">
      <w:pPr>
        <w:pStyle w:val="ListNumber"/>
        <w:numPr>
          <w:ilvl w:val="0"/>
          <w:numId w:val="1"/>
        </w:numPr>
      </w:pPr>
      <w:r>
        <w:rPr>
          <w:b/>
        </w:rPr>
        <w:t>Know what action to take.</w:t>
      </w:r>
    </w:p>
    <w:p w14:paraId="0AE5B70E" w14:textId="77777777" w:rsidR="00F57FCF" w:rsidRDefault="00000000">
      <w:pPr>
        <w:pStyle w:val="ListNumber"/>
        <w:numPr>
          <w:ilvl w:val="0"/>
          <w:numId w:val="1"/>
        </w:numPr>
      </w:pPr>
      <w:r>
        <w:rPr>
          <w:b/>
        </w:rPr>
        <w:t>Choose to act.</w:t>
      </w:r>
    </w:p>
    <w:p w14:paraId="29AC5D71" w14:textId="77777777" w:rsidR="00F57FCF" w:rsidRDefault="00000000">
      <w:r>
        <w:t>Failure at any step stops the chain.</w:t>
      </w:r>
    </w:p>
    <w:p w14:paraId="54898B38" w14:textId="77777777" w:rsidR="00F57FCF" w:rsidRDefault="00000000">
      <w:r>
        <w:rPr>
          <w:b/>
        </w:rPr>
        <w:t>Pluralistic ignorance</w:t>
      </w:r>
      <w:r>
        <w:t xml:space="preserve"> often disrupts interpretation. Everyone looks at everyone else, sees controlled expressions, and concludes that nobody else thinks the situation is serious.</w:t>
      </w:r>
    </w:p>
    <w:p w14:paraId="3BAED503" w14:textId="77777777" w:rsidR="00F57FCF" w:rsidRDefault="00000000">
      <w:r>
        <w:rPr>
          <w:b/>
        </w:rPr>
        <w:t>Diffusion of responsibility</w:t>
      </w:r>
      <w:r>
        <w:t xml:space="preserve"> disrupts personal responsibility. As the number of possible helpers grows, each person feels less uniquely responsible.</w:t>
      </w:r>
    </w:p>
    <w:p w14:paraId="3D2E9C9F" w14:textId="77777777" w:rsidR="00F57FCF" w:rsidRDefault="00000000">
      <w:r>
        <w:t>Nobody in that experiment stopped caring. The situation stopped making it anyone's job.</w:t>
      </w:r>
    </w:p>
    <w:p w14:paraId="403B5302" w14:textId="77777777" w:rsidR="00F57FCF" w:rsidRDefault="00000000">
      <w:r>
        <w:t>Which is why the practical lesson is so concrete. Reduce ambiguity and assign responsibility directly: “You in the blue jacket—call 911.” A named person is no longer one interchangeable member of a crowd, and the chain that failed at step three now has somewhere to continue.</w:t>
      </w:r>
    </w:p>
    <w:p w14:paraId="3EEC4600" w14:textId="77777777" w:rsidR="00F57FCF" w:rsidRDefault="00000000">
      <w:pPr>
        <w:pBdr>
          <w:left w:val="single" w:sz="14" w:space="8" w:color="2E74B5"/>
        </w:pBdr>
        <w:shd w:val="clear" w:color="auto" w:fill="F4F6F9"/>
        <w:spacing w:before="80" w:after="160"/>
        <w:ind w:left="180" w:right="120"/>
      </w:pPr>
      <w:r>
        <w:rPr>
          <w:b/>
        </w:rPr>
        <w:t>Stop and Retrieve:</w:t>
      </w:r>
      <w:r>
        <w:t xml:space="preserve"> At which steps do pluralistic ignorance and diffusion of responsibility operate? Why are they not simply evidence that bystanders do not care?</w:t>
      </w:r>
    </w:p>
    <w:p w14:paraId="0946326A" w14:textId="77777777" w:rsidR="00F57FCF" w:rsidRDefault="00000000">
      <w:r>
        <w:rPr>
          <w:b/>
        </w:rPr>
        <w:t>Learning Lab:</w:t>
      </w:r>
      <w:r>
        <w:t xml:space="preserve"> Change the Situation, Change the Probability asks you to predict how behavior changes when researchers alter unanimity, authority proximity, and the number of apparent bystanders. The </w:t>
      </w:r>
      <w:r>
        <w:lastRenderedPageBreak/>
        <w:t>activity compares your predictions with published group results; it does not claim to measure what you personally would do.</w:t>
      </w:r>
    </w:p>
    <w:p w14:paraId="6508B9C3" w14:textId="77777777" w:rsidR="00F57FCF" w:rsidRDefault="00000000">
      <w:pPr>
        <w:pStyle w:val="Heading2"/>
      </w:pPr>
      <w:r>
        <w:rPr>
          <w:rFonts w:ascii="Calibri" w:hAnsi="Calibri"/>
        </w:rPr>
        <w:t>Why Only Sometimes?</w:t>
      </w:r>
    </w:p>
    <w:p w14:paraId="1ACB62F5" w14:textId="77777777" w:rsidR="00F57FCF" w:rsidRDefault="00000000">
      <w:r>
        <w:t>The bystander research shows caring switching off situationally. Evolutionary biology asks the deeper version of the same question: why would concern for others have limits built into it at all?</w:t>
      </w:r>
    </w:p>
    <w:p w14:paraId="07A000D0" w14:textId="77777777" w:rsidR="00F57FCF" w:rsidRDefault="00000000">
      <w:r>
        <w:t>Two answers, and they are the oldest ones in this chapter.</w:t>
      </w:r>
    </w:p>
    <w:p w14:paraId="204BDAB2" w14:textId="77777777" w:rsidR="00F57FCF" w:rsidRDefault="00000000">
      <w:r>
        <w:rPr>
          <w:b/>
        </w:rPr>
        <w:t>Caring is bounded by relatedness — kin selection.</w:t>
      </w:r>
      <w:r>
        <w:t xml:space="preserve"> Hamilton’s rule, </w:t>
      </w:r>
      <w:r>
        <w:rPr>
          <w:i/>
        </w:rPr>
        <w:t>rb &gt; c</w:t>
      </w:r>
      <w:r>
        <w:t>, describes when helping a relative can increase inclusive fitness: the benefit to the recipient (</w:t>
      </w:r>
      <w:r>
        <w:rPr>
          <w:i/>
        </w:rPr>
        <w:t>b</w:t>
      </w:r>
      <w:r>
        <w:t>), weighted by genetic relatedness (</w:t>
      </w:r>
      <w:r>
        <w:rPr>
          <w:i/>
        </w:rPr>
        <w:t>r</w:t>
      </w:r>
      <w:r>
        <w:t>), exceeds the cost to the helper (</w:t>
      </w:r>
      <w:r>
        <w:rPr>
          <w:i/>
        </w:rPr>
        <w:t>c</w:t>
      </w:r>
      <w:r>
        <w:t>) (Hamilton, 1964). Help flows most readily where the genetic stake is largest, which is why "I would do anything for my kid" is not a figure of speech and "I would do anything for a stranger" usually is.</w:t>
      </w:r>
    </w:p>
    <w:p w14:paraId="19119BCF" w14:textId="77777777" w:rsidR="00F57FCF" w:rsidRDefault="00000000">
      <w:r>
        <w:rPr>
          <w:b/>
        </w:rPr>
        <w:t>Caring is bounded by repetition — reciprocal altruism.</w:t>
      </w:r>
      <w:r>
        <w:t xml:space="preserve"> Trivers (1971) showed that helping non-relatives can be favored when partners meet again, remember what happened last time, and respond to being cheated. This is the machinery underneath the reputation stake from the previous section: standing only matters when there is a next time. It also predicts its own limit—anonymous, one-shot, never-see-you-again situations are exactly where cooperation is hardest to sustain.</w:t>
      </w:r>
    </w:p>
    <w:p w14:paraId="53931011" w14:textId="77777777" w:rsidR="00F57FCF" w:rsidRDefault="00000000">
      <w:r>
        <w:t xml:space="preserve">Those two set the boundary. They do not describe what a person feels in the moment, which is a different question with a different answer: Batson’s </w:t>
      </w:r>
      <w:r>
        <w:rPr>
          <w:b/>
        </w:rPr>
        <w:t>empathy–altruism model</w:t>
      </w:r>
      <w:r>
        <w:t xml:space="preserve"> proposes that empathic concern can produce genuinely other-focused motivation, whatever its evolutionary origins (Batson, 2011). The function of a capacity and the motive of the actor are not the same thing, and neither one debunks the other.</w:t>
      </w:r>
    </w:p>
    <w:p w14:paraId="4BDC3B09" w14:textId="77777777" w:rsidR="00F57FCF" w:rsidRDefault="00000000">
      <w:pPr>
        <w:pStyle w:val="Heading2"/>
      </w:pPr>
      <w:r>
        <w:rPr>
          <w:rFonts w:ascii="Calibri" w:hAnsi="Calibri"/>
        </w:rPr>
        <w:t>Aggression: No Single Cause</w:t>
      </w:r>
    </w:p>
    <w:p w14:paraId="5AD1A075" w14:textId="77777777" w:rsidR="00F57FCF" w:rsidRDefault="00000000">
      <w:r>
        <w:rPr>
          <w:b/>
        </w:rPr>
        <w:t>Aggression</w:t>
      </w:r>
      <w:r>
        <w:t xml:space="preserve"> is behavior intended to harm someone who is motivated to avoid that harm. Intention matters. A surgeon can cause pain without aggression; a smiling insult can be aggressive.</w:t>
      </w:r>
    </w:p>
    <w:p w14:paraId="3705A0B1" w14:textId="77777777" w:rsidR="00F57FCF" w:rsidRDefault="00000000">
      <w:r>
        <w:t>The original frustration–aggression hypothesis claimed that frustration always produces aggression. That was too strong. Berkowitz (1989) reformulated the claim: frustration and other aversive states increase the probability of aggression, but they are neither necessary nor sufficient.</w:t>
      </w:r>
    </w:p>
    <w:p w14:paraId="6DF26743" w14:textId="77777777" w:rsidR="00F57FCF" w:rsidRDefault="00000000">
      <w:r>
        <w:t>Aggression can also be learned. In Bandura’s Bobo doll studies, children reproduced aggressive actions modeled by adults (Bandura, Ross, &amp; Ross, 1961). Observation expands the behavioral repertoire. It does not compel the behavior every time an opportunity appears.</w:t>
      </w:r>
    </w:p>
    <w:p w14:paraId="077061B1" w14:textId="77777777" w:rsidR="00F57FCF" w:rsidRDefault="00000000">
      <w:r>
        <w:t xml:space="preserve">Biological systems alter sensitivity to threat, status, provocation, and impulse control. They do not function as aggression switches. Testosterone is more consistently related to status competition under particular social conditions than to indiscriminate violence. The amygdala participates in threat-learning </w:t>
      </w:r>
      <w:r>
        <w:lastRenderedPageBreak/>
        <w:t>networks rather than serving as an aggression center. Prefrontal systems contribute to regulation but do not simply “turn off” aggression.</w:t>
      </w:r>
    </w:p>
    <w:p w14:paraId="7D606996" w14:textId="77777777" w:rsidR="00F57FCF" w:rsidRDefault="00000000">
      <w:r>
        <w:t xml:space="preserve">Classical accounts of </w:t>
      </w:r>
      <w:r>
        <w:rPr>
          <w:b/>
        </w:rPr>
        <w:t>deindividuation</w:t>
      </w:r>
      <w:r>
        <w:t xml:space="preserve"> proposed that anonymity produces a loss of self-awareness and therefore antisocial behavior. The evidence supports a more precise conclusion: anonymity can increase conformity to whatever group norm is salient (Postmes &amp; Spears, 1998). In a cruel group, anonymity may facilitate cruelty. In a prosocial group, it can facilitate cooperation. The group supplies the direction.</w:t>
      </w:r>
    </w:p>
    <w:p w14:paraId="76BF98B9" w14:textId="77777777" w:rsidR="00F57FCF" w:rsidRDefault="00000000">
      <w:r>
        <w:t>This is the third face of the self-model from Section 1. Dissonance and self-serving bias show that model defending itself. Deindividuation shows what happens when it stops watching: the behavior does not become random, it becomes whatever the group is already doing.</w:t>
      </w:r>
    </w:p>
    <w:p w14:paraId="2F52ED84" w14:textId="77777777" w:rsidR="00F57FCF" w:rsidRDefault="00000000">
      <w:pPr>
        <w:pBdr>
          <w:left w:val="single" w:sz="14" w:space="8" w:color="2E74B5"/>
        </w:pBdr>
        <w:shd w:val="clear" w:color="auto" w:fill="F4F6F9"/>
        <w:spacing w:before="80" w:after="160"/>
        <w:ind w:left="180" w:right="120"/>
      </w:pPr>
      <w:r>
        <w:rPr>
          <w:b/>
        </w:rPr>
        <w:t>Think About It:</w:t>
      </w:r>
      <w:r>
        <w:t xml:space="preserve"> Choose one aggressive act from a film, news story, or personal observation. List one situational, one learned, and one biological contribution. Which explanation would become misleading if presented as the complete cause?</w:t>
      </w:r>
    </w:p>
    <w:p w14:paraId="1B6EA19E" w14:textId="77777777" w:rsidR="00F57FCF" w:rsidRDefault="00000000">
      <w:pPr>
        <w:pStyle w:val="Heading1"/>
      </w:pPr>
      <w:r>
        <w:rPr>
          <w:rFonts w:ascii="Calibri" w:hAnsi="Calibri"/>
        </w:rPr>
        <w:t>Section 5: Personality—The Person Returns</w:t>
      </w:r>
    </w:p>
    <w:p w14:paraId="7E3AFADE" w14:textId="77777777" w:rsidR="00F57FCF" w:rsidRDefault="00000000">
      <w:r>
        <w:t>The chapter began with a warning: do not explain behavior entirely by character. That warning can be overlearned. If situations matter, are traits imaginary?</w:t>
      </w:r>
    </w:p>
    <w:p w14:paraId="37B71A00" w14:textId="77777777" w:rsidR="00F57FCF" w:rsidRDefault="00000000">
      <w:r>
        <w:t>No. Personality is real, but it is statistical. A trait predicts a distribution of behavior across time and situations better than it predicts one isolated act.</w:t>
      </w:r>
    </w:p>
    <w:p w14:paraId="066D3584" w14:textId="77777777" w:rsidR="00F57FCF" w:rsidRDefault="00000000">
      <w:pPr>
        <w:pStyle w:val="Heading2"/>
      </w:pPr>
      <w:r>
        <w:rPr>
          <w:rFonts w:ascii="Calibri" w:hAnsi="Calibri"/>
        </w:rPr>
        <w:t>What Survived</w:t>
      </w:r>
    </w:p>
    <w:p w14:paraId="26AAAF51" w14:textId="77777777" w:rsidR="00F57FCF" w:rsidRDefault="00000000">
      <w:r>
        <w:t>The early study of personality belongs to names you already know—Freud, Rogers—and to elaborate systems that have not tested well. Two smaller claims did survive: people protect themselves through motivated processes running outside awareness (Baumeister, Dale, &amp; Sommer, 1998), and a therapist’s warmth and regard reliably predict better outcomes (Elliott et al., 2018). Current personality researchers work on something different, and measurable.</w:t>
      </w:r>
    </w:p>
    <w:p w14:paraId="7D149043" w14:textId="77777777" w:rsidR="00F57FCF" w:rsidRDefault="00000000">
      <w:pPr>
        <w:pStyle w:val="Heading2"/>
      </w:pPr>
      <w:r>
        <w:rPr>
          <w:rFonts w:ascii="Calibri" w:hAnsi="Calibri"/>
        </w:rPr>
        <w:t>The Big Five</w:t>
      </w:r>
    </w:p>
    <w:p w14:paraId="18EF5261" w14:textId="77777777" w:rsidR="00F57FCF" w:rsidRDefault="00000000">
      <w:r>
        <w:t xml:space="preserve">The </w:t>
      </w:r>
      <w:r>
        <w:rPr>
          <w:b/>
        </w:rPr>
        <w:t>Big Five</w:t>
      </w:r>
      <w:r>
        <w:t xml:space="preserve"> are broad dimensions that repeatedly emerge from analyses of trait language and personality ratings (Goldberg, 1990; Costa &amp; McCrae, 1992).</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F57FCF" w14:paraId="1C281471" w14:textId="77777777">
        <w:trPr>
          <w:cantSplit/>
          <w:tblHeader/>
        </w:trPr>
        <w:tc>
          <w:tcPr>
            <w:tcW w:w="3120" w:type="dxa"/>
            <w:shd w:val="clear" w:color="auto" w:fill="E8EEF5"/>
            <w:tcMar>
              <w:top w:w="80" w:type="dxa"/>
              <w:left w:w="120" w:type="dxa"/>
              <w:bottom w:w="80" w:type="dxa"/>
              <w:right w:w="120" w:type="dxa"/>
            </w:tcMar>
            <w:vAlign w:val="center"/>
          </w:tcPr>
          <w:p w14:paraId="3038066A" w14:textId="77777777" w:rsidR="00F57FCF" w:rsidRDefault="00000000">
            <w:pPr>
              <w:spacing w:after="40" w:line="276" w:lineRule="auto"/>
            </w:pPr>
            <w:r>
              <w:rPr>
                <w:b/>
                <w:sz w:val="20"/>
              </w:rPr>
              <w:t>Trait</w:t>
            </w:r>
          </w:p>
        </w:tc>
        <w:tc>
          <w:tcPr>
            <w:tcW w:w="3120" w:type="dxa"/>
            <w:shd w:val="clear" w:color="auto" w:fill="E8EEF5"/>
            <w:tcMar>
              <w:top w:w="80" w:type="dxa"/>
              <w:left w:w="120" w:type="dxa"/>
              <w:bottom w:w="80" w:type="dxa"/>
              <w:right w:w="120" w:type="dxa"/>
            </w:tcMar>
            <w:vAlign w:val="center"/>
          </w:tcPr>
          <w:p w14:paraId="705AECAB" w14:textId="77777777" w:rsidR="00F57FCF" w:rsidRDefault="00000000">
            <w:pPr>
              <w:spacing w:after="40" w:line="276" w:lineRule="auto"/>
            </w:pPr>
            <w:r>
              <w:rPr>
                <w:b/>
                <w:sz w:val="20"/>
              </w:rPr>
              <w:t>Higher scores</w:t>
            </w:r>
          </w:p>
        </w:tc>
        <w:tc>
          <w:tcPr>
            <w:tcW w:w="3120" w:type="dxa"/>
            <w:shd w:val="clear" w:color="auto" w:fill="E8EEF5"/>
            <w:tcMar>
              <w:top w:w="80" w:type="dxa"/>
              <w:left w:w="120" w:type="dxa"/>
              <w:bottom w:w="80" w:type="dxa"/>
              <w:right w:w="120" w:type="dxa"/>
            </w:tcMar>
            <w:vAlign w:val="center"/>
          </w:tcPr>
          <w:p w14:paraId="6B3645FE" w14:textId="77777777" w:rsidR="00F57FCF" w:rsidRDefault="00000000">
            <w:pPr>
              <w:spacing w:after="40" w:line="276" w:lineRule="auto"/>
            </w:pPr>
            <w:r>
              <w:rPr>
                <w:b/>
                <w:sz w:val="20"/>
              </w:rPr>
              <w:t>Lower scores</w:t>
            </w:r>
          </w:p>
        </w:tc>
      </w:tr>
      <w:tr w:rsidR="00F57FCF" w14:paraId="20C9A760" w14:textId="77777777">
        <w:trPr>
          <w:cantSplit/>
        </w:trPr>
        <w:tc>
          <w:tcPr>
            <w:tcW w:w="3120" w:type="dxa"/>
            <w:tcMar>
              <w:top w:w="80" w:type="dxa"/>
              <w:left w:w="120" w:type="dxa"/>
              <w:bottom w:w="80" w:type="dxa"/>
              <w:right w:w="120" w:type="dxa"/>
            </w:tcMar>
            <w:vAlign w:val="center"/>
          </w:tcPr>
          <w:p w14:paraId="48A4ED92" w14:textId="77777777" w:rsidR="00F57FCF" w:rsidRDefault="00000000">
            <w:pPr>
              <w:spacing w:after="40" w:line="276" w:lineRule="auto"/>
            </w:pPr>
            <w:r>
              <w:rPr>
                <w:b/>
                <w:sz w:val="20"/>
              </w:rPr>
              <w:t>Openness</w:t>
            </w:r>
          </w:p>
        </w:tc>
        <w:tc>
          <w:tcPr>
            <w:tcW w:w="3120" w:type="dxa"/>
            <w:tcMar>
              <w:top w:w="80" w:type="dxa"/>
              <w:left w:w="120" w:type="dxa"/>
              <w:bottom w:w="80" w:type="dxa"/>
              <w:right w:w="120" w:type="dxa"/>
            </w:tcMar>
            <w:vAlign w:val="center"/>
          </w:tcPr>
          <w:p w14:paraId="7A3ACE8E" w14:textId="77777777" w:rsidR="00F57FCF" w:rsidRDefault="00000000">
            <w:pPr>
              <w:spacing w:after="40" w:line="276" w:lineRule="auto"/>
            </w:pPr>
            <w:r>
              <w:rPr>
                <w:sz w:val="20"/>
              </w:rPr>
              <w:t>Curious, imaginative, receptive to novelty</w:t>
            </w:r>
          </w:p>
        </w:tc>
        <w:tc>
          <w:tcPr>
            <w:tcW w:w="3120" w:type="dxa"/>
            <w:tcMar>
              <w:top w:w="80" w:type="dxa"/>
              <w:left w:w="120" w:type="dxa"/>
              <w:bottom w:w="80" w:type="dxa"/>
              <w:right w:w="120" w:type="dxa"/>
            </w:tcMar>
            <w:vAlign w:val="center"/>
          </w:tcPr>
          <w:p w14:paraId="3D131998" w14:textId="77777777" w:rsidR="00F57FCF" w:rsidRDefault="00000000">
            <w:pPr>
              <w:spacing w:after="40" w:line="276" w:lineRule="auto"/>
            </w:pPr>
            <w:r>
              <w:rPr>
                <w:sz w:val="20"/>
              </w:rPr>
              <w:t>Conventional, concrete, preference for familiarity</w:t>
            </w:r>
          </w:p>
        </w:tc>
      </w:tr>
      <w:tr w:rsidR="00F57FCF" w14:paraId="2B7FF57E" w14:textId="77777777">
        <w:trPr>
          <w:cantSplit/>
        </w:trPr>
        <w:tc>
          <w:tcPr>
            <w:tcW w:w="3120" w:type="dxa"/>
            <w:tcMar>
              <w:top w:w="80" w:type="dxa"/>
              <w:left w:w="120" w:type="dxa"/>
              <w:bottom w:w="80" w:type="dxa"/>
              <w:right w:w="120" w:type="dxa"/>
            </w:tcMar>
            <w:vAlign w:val="center"/>
          </w:tcPr>
          <w:p w14:paraId="7326C877" w14:textId="77777777" w:rsidR="00F57FCF" w:rsidRDefault="00000000">
            <w:pPr>
              <w:spacing w:after="40" w:line="276" w:lineRule="auto"/>
            </w:pPr>
            <w:r>
              <w:rPr>
                <w:b/>
                <w:sz w:val="20"/>
              </w:rPr>
              <w:t>Conscientiousness</w:t>
            </w:r>
          </w:p>
        </w:tc>
        <w:tc>
          <w:tcPr>
            <w:tcW w:w="3120" w:type="dxa"/>
            <w:tcMar>
              <w:top w:w="80" w:type="dxa"/>
              <w:left w:w="120" w:type="dxa"/>
              <w:bottom w:w="80" w:type="dxa"/>
              <w:right w:w="120" w:type="dxa"/>
            </w:tcMar>
            <w:vAlign w:val="center"/>
          </w:tcPr>
          <w:p w14:paraId="31E57F15" w14:textId="77777777" w:rsidR="00F57FCF" w:rsidRDefault="00000000">
            <w:pPr>
              <w:spacing w:after="40" w:line="276" w:lineRule="auto"/>
            </w:pPr>
            <w:r>
              <w:rPr>
                <w:sz w:val="20"/>
              </w:rPr>
              <w:t>Organized, persistent, planful</w:t>
            </w:r>
          </w:p>
        </w:tc>
        <w:tc>
          <w:tcPr>
            <w:tcW w:w="3120" w:type="dxa"/>
            <w:tcMar>
              <w:top w:w="80" w:type="dxa"/>
              <w:left w:w="120" w:type="dxa"/>
              <w:bottom w:w="80" w:type="dxa"/>
              <w:right w:w="120" w:type="dxa"/>
            </w:tcMar>
            <w:vAlign w:val="center"/>
          </w:tcPr>
          <w:p w14:paraId="4C491A3A" w14:textId="77777777" w:rsidR="00F57FCF" w:rsidRDefault="00000000">
            <w:pPr>
              <w:spacing w:after="40" w:line="276" w:lineRule="auto"/>
            </w:pPr>
            <w:r>
              <w:rPr>
                <w:sz w:val="20"/>
              </w:rPr>
              <w:t>Less organized, more spontaneous</w:t>
            </w:r>
          </w:p>
        </w:tc>
      </w:tr>
      <w:tr w:rsidR="00F57FCF" w14:paraId="7C003E63" w14:textId="77777777">
        <w:trPr>
          <w:cantSplit/>
        </w:trPr>
        <w:tc>
          <w:tcPr>
            <w:tcW w:w="3120" w:type="dxa"/>
            <w:tcMar>
              <w:top w:w="80" w:type="dxa"/>
              <w:left w:w="120" w:type="dxa"/>
              <w:bottom w:w="80" w:type="dxa"/>
              <w:right w:w="120" w:type="dxa"/>
            </w:tcMar>
            <w:vAlign w:val="center"/>
          </w:tcPr>
          <w:p w14:paraId="66F9B51E" w14:textId="77777777" w:rsidR="00F57FCF" w:rsidRDefault="00000000">
            <w:pPr>
              <w:spacing w:after="40" w:line="276" w:lineRule="auto"/>
            </w:pPr>
            <w:r>
              <w:rPr>
                <w:b/>
                <w:sz w:val="20"/>
              </w:rPr>
              <w:lastRenderedPageBreak/>
              <w:t>Extraversion</w:t>
            </w:r>
          </w:p>
        </w:tc>
        <w:tc>
          <w:tcPr>
            <w:tcW w:w="3120" w:type="dxa"/>
            <w:tcMar>
              <w:top w:w="80" w:type="dxa"/>
              <w:left w:w="120" w:type="dxa"/>
              <w:bottom w:w="80" w:type="dxa"/>
              <w:right w:w="120" w:type="dxa"/>
            </w:tcMar>
            <w:vAlign w:val="center"/>
          </w:tcPr>
          <w:p w14:paraId="14A631A4" w14:textId="77777777" w:rsidR="00F57FCF" w:rsidRDefault="00000000">
            <w:pPr>
              <w:spacing w:after="40" w:line="276" w:lineRule="auto"/>
            </w:pPr>
            <w:r>
              <w:rPr>
                <w:sz w:val="20"/>
              </w:rPr>
              <w:t>Sociable, assertive, reward-seeking</w:t>
            </w:r>
          </w:p>
        </w:tc>
        <w:tc>
          <w:tcPr>
            <w:tcW w:w="3120" w:type="dxa"/>
            <w:tcMar>
              <w:top w:w="80" w:type="dxa"/>
              <w:left w:w="120" w:type="dxa"/>
              <w:bottom w:w="80" w:type="dxa"/>
              <w:right w:w="120" w:type="dxa"/>
            </w:tcMar>
            <w:vAlign w:val="center"/>
          </w:tcPr>
          <w:p w14:paraId="46CB3014" w14:textId="77777777" w:rsidR="00F57FCF" w:rsidRDefault="00000000">
            <w:pPr>
              <w:spacing w:after="40" w:line="276" w:lineRule="auto"/>
            </w:pPr>
            <w:r>
              <w:rPr>
                <w:sz w:val="20"/>
              </w:rPr>
              <w:t>Reserved, lower social stimulation preference</w:t>
            </w:r>
          </w:p>
        </w:tc>
      </w:tr>
      <w:tr w:rsidR="00F57FCF" w14:paraId="6D47F6DD" w14:textId="77777777">
        <w:trPr>
          <w:cantSplit/>
        </w:trPr>
        <w:tc>
          <w:tcPr>
            <w:tcW w:w="3120" w:type="dxa"/>
            <w:tcMar>
              <w:top w:w="80" w:type="dxa"/>
              <w:left w:w="120" w:type="dxa"/>
              <w:bottom w:w="80" w:type="dxa"/>
              <w:right w:w="120" w:type="dxa"/>
            </w:tcMar>
            <w:vAlign w:val="center"/>
          </w:tcPr>
          <w:p w14:paraId="306654FA" w14:textId="77777777" w:rsidR="00F57FCF" w:rsidRDefault="00000000">
            <w:pPr>
              <w:spacing w:after="40" w:line="276" w:lineRule="auto"/>
            </w:pPr>
            <w:r>
              <w:rPr>
                <w:b/>
                <w:sz w:val="20"/>
              </w:rPr>
              <w:t>Agreeableness</w:t>
            </w:r>
          </w:p>
        </w:tc>
        <w:tc>
          <w:tcPr>
            <w:tcW w:w="3120" w:type="dxa"/>
            <w:tcMar>
              <w:top w:w="80" w:type="dxa"/>
              <w:left w:w="120" w:type="dxa"/>
              <w:bottom w:w="80" w:type="dxa"/>
              <w:right w:w="120" w:type="dxa"/>
            </w:tcMar>
            <w:vAlign w:val="center"/>
          </w:tcPr>
          <w:p w14:paraId="60D6BBC8" w14:textId="77777777" w:rsidR="00F57FCF" w:rsidRDefault="00000000">
            <w:pPr>
              <w:spacing w:after="40" w:line="276" w:lineRule="auto"/>
            </w:pPr>
            <w:r>
              <w:rPr>
                <w:sz w:val="20"/>
              </w:rPr>
              <w:t>Cooperative, trusting, compassionate</w:t>
            </w:r>
          </w:p>
        </w:tc>
        <w:tc>
          <w:tcPr>
            <w:tcW w:w="3120" w:type="dxa"/>
            <w:tcMar>
              <w:top w:w="80" w:type="dxa"/>
              <w:left w:w="120" w:type="dxa"/>
              <w:bottom w:w="80" w:type="dxa"/>
              <w:right w:w="120" w:type="dxa"/>
            </w:tcMar>
            <w:vAlign w:val="center"/>
          </w:tcPr>
          <w:p w14:paraId="28EED401" w14:textId="77777777" w:rsidR="00F57FCF" w:rsidRDefault="00000000">
            <w:pPr>
              <w:spacing w:after="40" w:line="276" w:lineRule="auto"/>
            </w:pPr>
            <w:r>
              <w:rPr>
                <w:sz w:val="20"/>
              </w:rPr>
              <w:t>Competitive, skeptical, blunt</w:t>
            </w:r>
          </w:p>
        </w:tc>
      </w:tr>
      <w:tr w:rsidR="00F57FCF" w14:paraId="367DC957" w14:textId="77777777">
        <w:trPr>
          <w:cantSplit/>
        </w:trPr>
        <w:tc>
          <w:tcPr>
            <w:tcW w:w="3120" w:type="dxa"/>
            <w:tcMar>
              <w:top w:w="80" w:type="dxa"/>
              <w:left w:w="120" w:type="dxa"/>
              <w:bottom w:w="80" w:type="dxa"/>
              <w:right w:w="120" w:type="dxa"/>
            </w:tcMar>
            <w:vAlign w:val="center"/>
          </w:tcPr>
          <w:p w14:paraId="7CD66794" w14:textId="77777777" w:rsidR="00F57FCF" w:rsidRDefault="00000000">
            <w:pPr>
              <w:spacing w:after="40" w:line="276" w:lineRule="auto"/>
            </w:pPr>
            <w:r>
              <w:rPr>
                <w:b/>
                <w:sz w:val="20"/>
              </w:rPr>
              <w:t>Neuroticism</w:t>
            </w:r>
          </w:p>
        </w:tc>
        <w:tc>
          <w:tcPr>
            <w:tcW w:w="3120" w:type="dxa"/>
            <w:tcMar>
              <w:top w:w="80" w:type="dxa"/>
              <w:left w:w="120" w:type="dxa"/>
              <w:bottom w:w="80" w:type="dxa"/>
              <w:right w:w="120" w:type="dxa"/>
            </w:tcMar>
            <w:vAlign w:val="center"/>
          </w:tcPr>
          <w:p w14:paraId="48509D2A" w14:textId="77777777" w:rsidR="00F57FCF" w:rsidRDefault="00000000">
            <w:pPr>
              <w:spacing w:after="40" w:line="276" w:lineRule="auto"/>
            </w:pPr>
            <w:r>
              <w:rPr>
                <w:sz w:val="20"/>
              </w:rPr>
              <w:t>Emotionally reactive, prone to distress</w:t>
            </w:r>
          </w:p>
        </w:tc>
        <w:tc>
          <w:tcPr>
            <w:tcW w:w="3120" w:type="dxa"/>
            <w:tcMar>
              <w:top w:w="80" w:type="dxa"/>
              <w:left w:w="120" w:type="dxa"/>
              <w:bottom w:w="80" w:type="dxa"/>
              <w:right w:w="120" w:type="dxa"/>
            </w:tcMar>
            <w:vAlign w:val="center"/>
          </w:tcPr>
          <w:p w14:paraId="57AA2C99" w14:textId="77777777" w:rsidR="00F57FCF" w:rsidRDefault="00000000">
            <w:pPr>
              <w:spacing w:after="40" w:line="276" w:lineRule="auto"/>
            </w:pPr>
            <w:r>
              <w:rPr>
                <w:sz w:val="20"/>
              </w:rPr>
              <w:t>Emotionally stable, less reactive</w:t>
            </w:r>
          </w:p>
        </w:tc>
      </w:tr>
    </w:tbl>
    <w:p w14:paraId="12A1EDB1" w14:textId="77777777" w:rsidR="00F57FCF" w:rsidRDefault="00F57FCF">
      <w:pPr>
        <w:spacing w:after="0"/>
      </w:pPr>
    </w:p>
    <w:p w14:paraId="69286608" w14:textId="77777777" w:rsidR="00F57FCF" w:rsidRDefault="00000000">
      <w:r>
        <w:t>These are dimensions, not types. A person does not “have” extraversion in the way a person has a blood type. They fall somewhere on a continuum, and their behavior still varies with goals and context.</w:t>
      </w:r>
    </w:p>
    <w:p w14:paraId="4DDF2CBA" w14:textId="77777777" w:rsidR="00F57FCF" w:rsidRDefault="00000000">
      <w:pPr>
        <w:pStyle w:val="Heading2"/>
      </w:pPr>
      <w:r>
        <w:rPr>
          <w:rFonts w:ascii="Calibri" w:hAnsi="Calibri"/>
        </w:rPr>
        <w:t>Climate, Weather, and Aggregation</w:t>
      </w:r>
    </w:p>
    <w:p w14:paraId="05C3C406" w14:textId="77777777" w:rsidR="00F57FCF" w:rsidRDefault="00000000">
      <w:r>
        <w:t>Walter Mischel’s critique of trait psychology emphasized that trait measures often correlate only modestly with one behavioral observation. A correlation around .30 is useful, but it leaves enormous room for situation and measurement error.</w:t>
      </w:r>
    </w:p>
    <w:p w14:paraId="4243D599" w14:textId="77777777" w:rsidR="00F57FCF" w:rsidRDefault="00000000">
      <w:r>
        <w:t>For a while this looked like it might sink the whole enterprise. It did not, and the reason should feel familiar. Mischel did not show that personality is imaginary. He showed that one observation is one day of weather, and that everyone had been reporting it as climate.</w:t>
      </w:r>
    </w:p>
    <w:p w14:paraId="3F6629FF" w14:textId="77777777" w:rsidR="00F57FCF" w:rsidRDefault="00000000">
      <w:r>
        <w:t>That is the same error you committed in Section 1 on the driver who cut you off—a whole disposition inferred from a single act. The difference is that psychologists made it with data and published it.</w:t>
      </w:r>
    </w:p>
    <w:p w14:paraId="4D65E631" w14:textId="77777777" w:rsidR="00F57FCF" w:rsidRDefault="00000000">
      <w:r>
        <w:t>The mistake is expecting climate to predict weather.</w:t>
      </w:r>
    </w:p>
    <w:p w14:paraId="593CB560" w14:textId="77777777" w:rsidR="00F57FCF" w:rsidRDefault="00000000">
      <w:r>
        <w:t>Knowing that Missouri has hot summers does not tell you the temperature at 2:00 p.m. next Tuesday. It does predict a pattern across many days. In the same way, conscientiousness may not tell you whether someone will be late once. It predicts patterns better when you observe many deadlines, classes, jobs, and obligations.</w:t>
      </w:r>
    </w:p>
    <w:p w14:paraId="0906F9F9" w14:textId="77777777" w:rsidR="00F57FCF" w:rsidRDefault="00000000">
      <w:r>
        <w:t xml:space="preserve">This is </w:t>
      </w:r>
      <w:r>
        <w:rPr>
          <w:b/>
        </w:rPr>
        <w:t>aggregation</w:t>
      </w:r>
      <w:r>
        <w:t>: averaging behavior across multiple observations reduces the influence of unusual circumstances and reveals the more stable signal (Funder &amp; Ozer, 1983, 2019).</w:t>
      </w:r>
    </w:p>
    <w:p w14:paraId="6BB06D9E" w14:textId="77777777" w:rsidR="00F57FCF" w:rsidRDefault="00000000">
      <w:pPr>
        <w:spacing w:before="60" w:after="60"/>
      </w:pPr>
      <w:r>
        <w:rPr>
          <w:i/>
          <w:color w:val="666666"/>
          <w:sz w:val="18"/>
        </w:rPr>
        <w:t>[Figure artwork omitted from line-edit packet; caption follows.]</w:t>
      </w:r>
    </w:p>
    <w:p w14:paraId="6A6A2E06" w14:textId="77777777" w:rsidR="00F57FCF" w:rsidRDefault="00000000">
      <w:r>
        <w:rPr>
          <w:i/>
        </w:rPr>
        <w:t>Figure 11.5. Behavior is produced by a person in a situation. Neither side is a complete explanation by itself.</w:t>
      </w:r>
    </w:p>
    <w:p w14:paraId="06747E1D" w14:textId="77777777" w:rsidR="00F57FCF" w:rsidRDefault="00000000">
      <w:pPr>
        <w:spacing w:before="60" w:after="60"/>
      </w:pPr>
      <w:r>
        <w:rPr>
          <w:i/>
          <w:color w:val="666666"/>
          <w:sz w:val="18"/>
        </w:rPr>
        <w:t>[Figure artwork omitted from line-edit packet; caption follows.]</w:t>
      </w:r>
    </w:p>
    <w:p w14:paraId="3E16E186" w14:textId="77777777" w:rsidR="00F57FCF" w:rsidRDefault="00000000">
      <w:r>
        <w:rPr>
          <w:i/>
        </w:rPr>
        <w:t>Figure 11.6. A single act mixes a trait signal with immediate circumstances and chance. Averaging behavior across many situations reduces incidental variation and makes a stable pattern easier to detect. Conceptual illustration; no empirical values are shown.</w:t>
      </w:r>
    </w:p>
    <w:p w14:paraId="0ED693FF" w14:textId="77777777" w:rsidR="00F57FCF" w:rsidRDefault="00000000">
      <w:pPr>
        <w:pStyle w:val="Heading2"/>
      </w:pPr>
      <w:r>
        <w:rPr>
          <w:rFonts w:ascii="Calibri" w:hAnsi="Calibri"/>
        </w:rPr>
        <w:lastRenderedPageBreak/>
        <w:t>Strong and Weak Situations</w:t>
      </w:r>
    </w:p>
    <w:p w14:paraId="58F84798" w14:textId="77777777" w:rsidR="00F57FCF" w:rsidRDefault="00000000">
      <w:r>
        <w:t xml:space="preserve">Traits are more visible in </w:t>
      </w:r>
      <w:r>
        <w:rPr>
          <w:b/>
        </w:rPr>
        <w:t>weak situations</w:t>
      </w:r>
      <w:r>
        <w:t xml:space="preserve">, where rules are ambiguous and people have latitude. Traits are less visible in </w:t>
      </w:r>
      <w:r>
        <w:rPr>
          <w:b/>
        </w:rPr>
        <w:t>strong situations</w:t>
      </w:r>
      <w:r>
        <w:t>, where norms, incentives, or physical constraints narrow the range of acceptable behavior.</w:t>
      </w:r>
    </w:p>
    <w:p w14:paraId="47DF87A2" w14:textId="77777777" w:rsidR="00F57FCF" w:rsidRDefault="00000000">
      <w:r>
        <w:t>A normally talkative person may become quiet at a funeral. That does not prove the person was never extraverted. The situation compressed the possible behaviors.</w:t>
      </w:r>
    </w:p>
    <w:p w14:paraId="65631D87" w14:textId="77777777" w:rsidR="00F57FCF" w:rsidRDefault="00000000">
      <w:r>
        <w:t>Strong situations rarely erase individual differences completely. They reduce their expression. Weak situations give traits more room to appear.</w:t>
      </w:r>
    </w:p>
    <w:p w14:paraId="2670AF6B" w14:textId="77777777" w:rsidR="00F57FCF" w:rsidRDefault="00000000">
      <w:pPr>
        <w:spacing w:before="60" w:after="60"/>
      </w:pPr>
      <w:r>
        <w:rPr>
          <w:i/>
          <w:color w:val="666666"/>
          <w:sz w:val="18"/>
        </w:rPr>
        <w:t>[Figure artwork omitted from line-edit packet; caption follows.]</w:t>
      </w:r>
    </w:p>
    <w:p w14:paraId="4C065A83" w14:textId="77777777" w:rsidR="00F57FCF" w:rsidRDefault="00000000">
      <w:r>
        <w:rPr>
          <w:i/>
        </w:rPr>
        <w:t>Figure 11.7. Weak situations allow wider behavioral expression across individuals. Strong situations narrow the range of expressed behavior, reducing—but not erasing—individual differences. Conceptual illustration; no empirical scores or effect sizes are shown.</w:t>
      </w:r>
    </w:p>
    <w:p w14:paraId="2ACB27BC" w14:textId="77777777" w:rsidR="00F57FCF" w:rsidRDefault="00000000">
      <w:pPr>
        <w:pBdr>
          <w:left w:val="single" w:sz="14" w:space="8" w:color="2E74B5"/>
        </w:pBdr>
        <w:shd w:val="clear" w:color="auto" w:fill="F4F6F9"/>
        <w:spacing w:before="80" w:after="160"/>
        <w:ind w:left="180" w:right="120"/>
      </w:pPr>
      <w:r>
        <w:rPr>
          <w:b/>
        </w:rPr>
        <w:t>Stop and Retrieve:</w:t>
      </w:r>
      <w:r>
        <w:t xml:space="preserve"> Why is a modest correlation between a trait and one act not evidence that traits are meaningless? Give the climate–weather answer and the aggregation answer.</w:t>
      </w:r>
    </w:p>
    <w:p w14:paraId="4EC03076" w14:textId="77777777" w:rsidR="00F57FCF" w:rsidRDefault="00000000">
      <w:pPr>
        <w:pStyle w:val="Heading2"/>
      </w:pPr>
      <w:r>
        <w:rPr>
          <w:rFonts w:ascii="Calibri" w:hAnsi="Calibri"/>
        </w:rPr>
        <w:t>Development and Assessment</w:t>
      </w:r>
    </w:p>
    <w:p w14:paraId="3E0FFE8D" w14:textId="77777777" w:rsidR="00F57FCF" w:rsidRDefault="00000000">
      <w:r>
        <w:t xml:space="preserve">Personality develops from </w:t>
      </w:r>
      <w:r>
        <w:rPr>
          <w:b/>
        </w:rPr>
        <w:t>temperament</w:t>
      </w:r>
      <w:r>
        <w:t xml:space="preserve"> interacting with relationships, culture, learning, and life events. Temperament supplies early differences in reactivity and self-regulation. It is a starting condition, not a finished personality.</w:t>
      </w:r>
    </w:p>
    <w:p w14:paraId="06A53F58" w14:textId="77777777" w:rsidR="00F57FCF" w:rsidRDefault="00000000">
      <w:r>
        <w:t>Personality assessment ranges from carefully validated inventories to tools that produce compelling stories with weak evidence. The NEO inventories were built to measure Big Five dimensions. The Rorschach is more complicated: some scores have evidence for particular uses, while many popular interpretations do not (Mihura et al., 2013).</w:t>
      </w:r>
    </w:p>
    <w:p w14:paraId="0C7BB776" w14:textId="77777777" w:rsidR="00F57FCF" w:rsidRDefault="00000000">
      <w:r>
        <w:t>A result can feel personally accurate and still be a poor measurement instrument. That is not the same as knowing you.</w:t>
      </w:r>
    </w:p>
    <w:p w14:paraId="0139EEF5" w14:textId="77777777" w:rsidR="00F57FCF" w:rsidRDefault="00000000">
      <w:r>
        <w:t>The chapter opened with a claim about what you would never do, and it can now be answered properly. You do care what other people think—that is not a weakness, it is the equipment. What varies is the conditions. Some of them belong to the situation: whether anyone is watching, whether responsibility has a name on it, which side of a group boundary the other person is standing on, how much room the moment leaves you. Some of them belong to you, and those are the ones a trait measure is built to detect. Neither set explains behavior alone, which is why the honest answer to "would I have continued?" is not yes or no. It is: tell me the room.</w:t>
      </w:r>
    </w:p>
    <w:p w14:paraId="2690CC40" w14:textId="77777777" w:rsidR="00F57FCF" w:rsidRDefault="00000000">
      <w:pPr>
        <w:pStyle w:val="Heading1"/>
      </w:pPr>
      <w:r>
        <w:rPr>
          <w:rFonts w:ascii="Calibri" w:hAnsi="Calibri"/>
        </w:rPr>
        <w:lastRenderedPageBreak/>
        <w:t>Chapter Summary</w:t>
      </w:r>
    </w:p>
    <w:p w14:paraId="1BF88347" w14:textId="77777777" w:rsidR="00F57FCF" w:rsidRDefault="00000000">
      <w:r>
        <w:t>Social psychology studies how people think about, influence, and respond to other people. The fundamental attribution error leads us to overestimate character and underestimate situation when explaining others. The self-serving bias protects our own self-image. Cognitive dissonance shows that behavior can reshape belief, while the elaboration likelihood model distinguishes careful argument evaluation from reliance on peripheral cues.</w:t>
      </w:r>
    </w:p>
    <w:p w14:paraId="27D0F979" w14:textId="77777777" w:rsidR="00F57FCF" w:rsidRDefault="00000000">
      <w:r>
        <w:t>Conformity is influence from peers and group norms; obedience is influence embedded in an authority relationship. Asch showed the power of unanimity and the protective effect of one ally. Milgram showed that incremental escalation, authority relationships, distance, and scientific purpose could produce harmful continuation, although the exact mechanism remains contested. The Stanford Prison Experiment remains a flawed illustration rather than clean evidence.</w:t>
      </w:r>
    </w:p>
    <w:p w14:paraId="16FF5B68" w14:textId="77777777" w:rsidR="00F57FCF" w:rsidRDefault="00000000">
      <w:r>
        <w:t>Groups can polarize initial attitudes or suppress dissent through groupthink. Stereotypes are beliefs, prejudice is evaluation, and discrimination is behavior. Social identity can produce in-group favoritism even from arbitrary categories, but it should not be reduced to a single self-esteem motive.</w:t>
      </w:r>
    </w:p>
    <w:p w14:paraId="5D6268B4" w14:textId="77777777" w:rsidR="00F57FCF" w:rsidRDefault="00000000">
      <w:r>
        <w:t>Helping depends on noticing, interpreting, accepting responsibility, knowing what to do, and acting. Pluralistic ignorance and diffusion of responsibility can interrupt that chain. Helping and aggression each require multiple levels of explanation: evolutionary history, immediate motivation, learning, biology, and situation answer different questions.</w:t>
      </w:r>
    </w:p>
    <w:p w14:paraId="2357A143" w14:textId="77777777" w:rsidR="00F57FCF" w:rsidRDefault="00000000">
      <w:r>
        <w:t>Personality traits are real dimensions, not fixed types. They predict patterns better than isolated acts. Aggregation reveals stable tendencies, while strong situations compress their expression. The final answer to person versus situation is not one or the other. Behavior is a person acting in a situation.</w:t>
      </w:r>
    </w:p>
    <w:p w14:paraId="73D25DA8" w14:textId="77777777" w:rsidR="00F57FCF" w:rsidRDefault="00000000">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F57FCF" w14:paraId="17AE06CE" w14:textId="77777777">
        <w:trPr>
          <w:cantSplit/>
          <w:tblHeader/>
        </w:trPr>
        <w:tc>
          <w:tcPr>
            <w:tcW w:w="3120" w:type="dxa"/>
            <w:shd w:val="clear" w:color="auto" w:fill="E8EEF5"/>
            <w:tcMar>
              <w:top w:w="80" w:type="dxa"/>
              <w:left w:w="120" w:type="dxa"/>
              <w:bottom w:w="80" w:type="dxa"/>
              <w:right w:w="120" w:type="dxa"/>
            </w:tcMar>
            <w:vAlign w:val="center"/>
          </w:tcPr>
          <w:p w14:paraId="685FD975" w14:textId="77777777" w:rsidR="00F57FCF" w:rsidRDefault="00000000">
            <w:pPr>
              <w:spacing w:after="40" w:line="276" w:lineRule="auto"/>
            </w:pPr>
            <w:r>
              <w:rPr>
                <w:b/>
                <w:sz w:val="20"/>
              </w:rPr>
              <w:t>Topic in This Chapter</w:t>
            </w:r>
          </w:p>
        </w:tc>
        <w:tc>
          <w:tcPr>
            <w:tcW w:w="3120" w:type="dxa"/>
            <w:shd w:val="clear" w:color="auto" w:fill="E8EEF5"/>
            <w:tcMar>
              <w:top w:w="80" w:type="dxa"/>
              <w:left w:w="120" w:type="dxa"/>
              <w:bottom w:w="80" w:type="dxa"/>
              <w:right w:w="120" w:type="dxa"/>
            </w:tcMar>
            <w:vAlign w:val="center"/>
          </w:tcPr>
          <w:p w14:paraId="40265F35" w14:textId="77777777" w:rsidR="00F57FCF" w:rsidRDefault="00000000">
            <w:pPr>
              <w:spacing w:after="40" w:line="276" w:lineRule="auto"/>
            </w:pPr>
            <w:r>
              <w:rPr>
                <w:b/>
                <w:sz w:val="20"/>
              </w:rPr>
              <w:t>Connects To</w:t>
            </w:r>
          </w:p>
        </w:tc>
        <w:tc>
          <w:tcPr>
            <w:tcW w:w="3120" w:type="dxa"/>
            <w:shd w:val="clear" w:color="auto" w:fill="E8EEF5"/>
            <w:tcMar>
              <w:top w:w="80" w:type="dxa"/>
              <w:left w:w="120" w:type="dxa"/>
              <w:bottom w:w="80" w:type="dxa"/>
              <w:right w:w="120" w:type="dxa"/>
            </w:tcMar>
            <w:vAlign w:val="center"/>
          </w:tcPr>
          <w:p w14:paraId="1B1F37D8" w14:textId="77777777" w:rsidR="00F57FCF" w:rsidRDefault="00000000">
            <w:pPr>
              <w:spacing w:after="40" w:line="276" w:lineRule="auto"/>
            </w:pPr>
            <w:r>
              <w:rPr>
                <w:b/>
                <w:sz w:val="20"/>
              </w:rPr>
              <w:t>Why</w:t>
            </w:r>
          </w:p>
        </w:tc>
      </w:tr>
      <w:tr w:rsidR="00F57FCF" w14:paraId="245D422A" w14:textId="77777777">
        <w:trPr>
          <w:cantSplit/>
        </w:trPr>
        <w:tc>
          <w:tcPr>
            <w:tcW w:w="3120" w:type="dxa"/>
            <w:tcMar>
              <w:top w:w="80" w:type="dxa"/>
              <w:left w:w="120" w:type="dxa"/>
              <w:bottom w:w="80" w:type="dxa"/>
              <w:right w:w="120" w:type="dxa"/>
            </w:tcMar>
            <w:vAlign w:val="center"/>
          </w:tcPr>
          <w:p w14:paraId="0A47BC32" w14:textId="77777777" w:rsidR="00F57FCF" w:rsidRDefault="00000000">
            <w:pPr>
              <w:spacing w:after="40" w:line="276" w:lineRule="auto"/>
            </w:pPr>
            <w:r>
              <w:rPr>
                <w:sz w:val="20"/>
              </w:rPr>
              <w:t>Biological modulation of aggression</w:t>
            </w:r>
          </w:p>
        </w:tc>
        <w:tc>
          <w:tcPr>
            <w:tcW w:w="3120" w:type="dxa"/>
            <w:tcMar>
              <w:top w:w="80" w:type="dxa"/>
              <w:left w:w="120" w:type="dxa"/>
              <w:bottom w:w="80" w:type="dxa"/>
              <w:right w:w="120" w:type="dxa"/>
            </w:tcMar>
            <w:vAlign w:val="center"/>
          </w:tcPr>
          <w:p w14:paraId="7D0B75D8" w14:textId="77777777" w:rsidR="00F57FCF" w:rsidRDefault="00000000">
            <w:pPr>
              <w:spacing w:after="40" w:line="276" w:lineRule="auto"/>
            </w:pPr>
            <w:r>
              <w:rPr>
                <w:sz w:val="20"/>
              </w:rPr>
              <w:t>Chapter 3: Neuroscience and Biological Bases</w:t>
            </w:r>
          </w:p>
        </w:tc>
        <w:tc>
          <w:tcPr>
            <w:tcW w:w="3120" w:type="dxa"/>
            <w:tcMar>
              <w:top w:w="80" w:type="dxa"/>
              <w:left w:w="120" w:type="dxa"/>
              <w:bottom w:w="80" w:type="dxa"/>
              <w:right w:w="120" w:type="dxa"/>
            </w:tcMar>
            <w:vAlign w:val="center"/>
          </w:tcPr>
          <w:p w14:paraId="3BB4DBB3" w14:textId="77777777" w:rsidR="00F57FCF" w:rsidRDefault="00000000">
            <w:pPr>
              <w:spacing w:after="40" w:line="276" w:lineRule="auto"/>
            </w:pPr>
            <w:r>
              <w:rPr>
                <w:sz w:val="20"/>
              </w:rPr>
              <w:t>Neural and endocrine systems alter probabilities rather than functioning as behavior switches</w:t>
            </w:r>
          </w:p>
        </w:tc>
      </w:tr>
      <w:tr w:rsidR="00F57FCF" w14:paraId="3B0F2BF0" w14:textId="77777777">
        <w:trPr>
          <w:cantSplit/>
        </w:trPr>
        <w:tc>
          <w:tcPr>
            <w:tcW w:w="3120" w:type="dxa"/>
            <w:tcMar>
              <w:top w:w="80" w:type="dxa"/>
              <w:left w:w="120" w:type="dxa"/>
              <w:bottom w:w="80" w:type="dxa"/>
              <w:right w:w="120" w:type="dxa"/>
            </w:tcMar>
            <w:vAlign w:val="center"/>
          </w:tcPr>
          <w:p w14:paraId="28BFFA75" w14:textId="77777777" w:rsidR="00F57FCF" w:rsidRDefault="00000000">
            <w:pPr>
              <w:spacing w:after="40" w:line="276" w:lineRule="auto"/>
            </w:pPr>
            <w:r>
              <w:rPr>
                <w:sz w:val="20"/>
              </w:rPr>
              <w:t>Reliability and validity in personality assessment</w:t>
            </w:r>
          </w:p>
        </w:tc>
        <w:tc>
          <w:tcPr>
            <w:tcW w:w="3120" w:type="dxa"/>
            <w:tcMar>
              <w:top w:w="80" w:type="dxa"/>
              <w:left w:w="120" w:type="dxa"/>
              <w:bottom w:w="80" w:type="dxa"/>
              <w:right w:w="120" w:type="dxa"/>
            </w:tcMar>
            <w:vAlign w:val="center"/>
          </w:tcPr>
          <w:p w14:paraId="67F832FE" w14:textId="77777777" w:rsidR="00F57FCF" w:rsidRDefault="00000000">
            <w:pPr>
              <w:spacing w:after="40" w:line="276" w:lineRule="auto"/>
            </w:pPr>
            <w:r>
              <w:rPr>
                <w:sz w:val="20"/>
              </w:rPr>
              <w:t>Chapter 2: Research Methods and Statistics</w:t>
            </w:r>
          </w:p>
        </w:tc>
        <w:tc>
          <w:tcPr>
            <w:tcW w:w="3120" w:type="dxa"/>
            <w:tcMar>
              <w:top w:w="80" w:type="dxa"/>
              <w:left w:w="120" w:type="dxa"/>
              <w:bottom w:w="80" w:type="dxa"/>
              <w:right w:w="120" w:type="dxa"/>
            </w:tcMar>
            <w:vAlign w:val="center"/>
          </w:tcPr>
          <w:p w14:paraId="37C927F8" w14:textId="77777777" w:rsidR="00F57FCF" w:rsidRDefault="00000000">
            <w:pPr>
              <w:spacing w:after="40" w:line="276" w:lineRule="auto"/>
            </w:pPr>
            <w:r>
              <w:rPr>
                <w:sz w:val="20"/>
              </w:rPr>
              <w:t>Personality tests provide a concrete case for evaluating measurement claims</w:t>
            </w:r>
          </w:p>
        </w:tc>
      </w:tr>
      <w:tr w:rsidR="00F57FCF" w14:paraId="27DA2210" w14:textId="77777777">
        <w:trPr>
          <w:cantSplit/>
        </w:trPr>
        <w:tc>
          <w:tcPr>
            <w:tcW w:w="3120" w:type="dxa"/>
            <w:tcMar>
              <w:top w:w="80" w:type="dxa"/>
              <w:left w:w="120" w:type="dxa"/>
              <w:bottom w:w="80" w:type="dxa"/>
              <w:right w:w="120" w:type="dxa"/>
            </w:tcMar>
            <w:vAlign w:val="center"/>
          </w:tcPr>
          <w:p w14:paraId="50155DAB" w14:textId="77777777" w:rsidR="00F57FCF" w:rsidRDefault="00000000">
            <w:pPr>
              <w:spacing w:after="40" w:line="276" w:lineRule="auto"/>
            </w:pPr>
            <w:r>
              <w:rPr>
                <w:sz w:val="20"/>
              </w:rPr>
              <w:t>Observational learning of aggression</w:t>
            </w:r>
          </w:p>
        </w:tc>
        <w:tc>
          <w:tcPr>
            <w:tcW w:w="3120" w:type="dxa"/>
            <w:tcMar>
              <w:top w:w="80" w:type="dxa"/>
              <w:left w:w="120" w:type="dxa"/>
              <w:bottom w:w="80" w:type="dxa"/>
              <w:right w:w="120" w:type="dxa"/>
            </w:tcMar>
            <w:vAlign w:val="center"/>
          </w:tcPr>
          <w:p w14:paraId="5EB74DE6" w14:textId="77777777" w:rsidR="00F57FCF" w:rsidRDefault="00000000">
            <w:pPr>
              <w:spacing w:after="40" w:line="276" w:lineRule="auto"/>
            </w:pPr>
            <w:r>
              <w:rPr>
                <w:sz w:val="20"/>
              </w:rPr>
              <w:t>Chapter 7: Learning</w:t>
            </w:r>
          </w:p>
        </w:tc>
        <w:tc>
          <w:tcPr>
            <w:tcW w:w="3120" w:type="dxa"/>
            <w:tcMar>
              <w:top w:w="80" w:type="dxa"/>
              <w:left w:w="120" w:type="dxa"/>
              <w:bottom w:w="80" w:type="dxa"/>
              <w:right w:w="120" w:type="dxa"/>
            </w:tcMar>
            <w:vAlign w:val="center"/>
          </w:tcPr>
          <w:p w14:paraId="39345628" w14:textId="77777777" w:rsidR="00F57FCF" w:rsidRDefault="00000000">
            <w:pPr>
              <w:spacing w:after="40" w:line="276" w:lineRule="auto"/>
            </w:pPr>
            <w:r>
              <w:rPr>
                <w:sz w:val="20"/>
              </w:rPr>
              <w:t>The Bobo doll study applies observational learning to social behavior</w:t>
            </w:r>
          </w:p>
        </w:tc>
      </w:tr>
      <w:tr w:rsidR="00F57FCF" w14:paraId="55C6E8B0" w14:textId="77777777">
        <w:trPr>
          <w:cantSplit/>
        </w:trPr>
        <w:tc>
          <w:tcPr>
            <w:tcW w:w="3120" w:type="dxa"/>
            <w:tcMar>
              <w:top w:w="80" w:type="dxa"/>
              <w:left w:w="120" w:type="dxa"/>
              <w:bottom w:w="80" w:type="dxa"/>
              <w:right w:w="120" w:type="dxa"/>
            </w:tcMar>
            <w:vAlign w:val="center"/>
          </w:tcPr>
          <w:p w14:paraId="76597801" w14:textId="77777777" w:rsidR="00F57FCF" w:rsidRDefault="00000000">
            <w:pPr>
              <w:spacing w:after="40" w:line="276" w:lineRule="auto"/>
            </w:pPr>
            <w:r>
              <w:rPr>
                <w:sz w:val="20"/>
              </w:rPr>
              <w:lastRenderedPageBreak/>
              <w:t>Cognitive dissonance and reconstruction</w:t>
            </w:r>
          </w:p>
        </w:tc>
        <w:tc>
          <w:tcPr>
            <w:tcW w:w="3120" w:type="dxa"/>
            <w:tcMar>
              <w:top w:w="80" w:type="dxa"/>
              <w:left w:w="120" w:type="dxa"/>
              <w:bottom w:w="80" w:type="dxa"/>
              <w:right w:w="120" w:type="dxa"/>
            </w:tcMar>
            <w:vAlign w:val="center"/>
          </w:tcPr>
          <w:p w14:paraId="615DC768" w14:textId="77777777" w:rsidR="00F57FCF" w:rsidRDefault="00000000">
            <w:pPr>
              <w:spacing w:after="40" w:line="276" w:lineRule="auto"/>
            </w:pPr>
            <w:r>
              <w:rPr>
                <w:sz w:val="20"/>
              </w:rPr>
              <w:t>Chapter 8: Memory</w:t>
            </w:r>
          </w:p>
        </w:tc>
        <w:tc>
          <w:tcPr>
            <w:tcW w:w="3120" w:type="dxa"/>
            <w:tcMar>
              <w:top w:w="80" w:type="dxa"/>
              <w:left w:w="120" w:type="dxa"/>
              <w:bottom w:w="80" w:type="dxa"/>
              <w:right w:w="120" w:type="dxa"/>
            </w:tcMar>
            <w:vAlign w:val="center"/>
          </w:tcPr>
          <w:p w14:paraId="65B7C329" w14:textId="77777777" w:rsidR="00F57FCF" w:rsidRDefault="00000000">
            <w:pPr>
              <w:spacing w:after="40" w:line="276" w:lineRule="auto"/>
            </w:pPr>
            <w:r>
              <w:rPr>
                <w:sz w:val="20"/>
              </w:rPr>
              <w:t>Coherent self-explanation depends partly on reconstructing why we acted</w:t>
            </w:r>
          </w:p>
        </w:tc>
      </w:tr>
      <w:tr w:rsidR="00F57FCF" w14:paraId="6A1C4989" w14:textId="77777777">
        <w:trPr>
          <w:cantSplit/>
        </w:trPr>
        <w:tc>
          <w:tcPr>
            <w:tcW w:w="3120" w:type="dxa"/>
            <w:tcMar>
              <w:top w:w="80" w:type="dxa"/>
              <w:left w:w="120" w:type="dxa"/>
              <w:bottom w:w="80" w:type="dxa"/>
              <w:right w:w="120" w:type="dxa"/>
            </w:tcMar>
            <w:vAlign w:val="center"/>
          </w:tcPr>
          <w:p w14:paraId="4AD99E40" w14:textId="77777777" w:rsidR="00F57FCF" w:rsidRDefault="00000000">
            <w:pPr>
              <w:spacing w:after="40" w:line="276" w:lineRule="auto"/>
            </w:pPr>
            <w:r>
              <w:rPr>
                <w:sz w:val="20"/>
              </w:rPr>
              <w:t>Temperament and personality development</w:t>
            </w:r>
          </w:p>
        </w:tc>
        <w:tc>
          <w:tcPr>
            <w:tcW w:w="3120" w:type="dxa"/>
            <w:tcMar>
              <w:top w:w="80" w:type="dxa"/>
              <w:left w:w="120" w:type="dxa"/>
              <w:bottom w:w="80" w:type="dxa"/>
              <w:right w:w="120" w:type="dxa"/>
            </w:tcMar>
            <w:vAlign w:val="center"/>
          </w:tcPr>
          <w:p w14:paraId="1998CFD3" w14:textId="77777777" w:rsidR="00F57FCF" w:rsidRDefault="00000000">
            <w:pPr>
              <w:spacing w:after="40" w:line="276" w:lineRule="auto"/>
            </w:pPr>
            <w:r>
              <w:rPr>
                <w:sz w:val="20"/>
              </w:rPr>
              <w:t>Chapter 10: Lifespan Development</w:t>
            </w:r>
          </w:p>
        </w:tc>
        <w:tc>
          <w:tcPr>
            <w:tcW w:w="3120" w:type="dxa"/>
            <w:tcMar>
              <w:top w:w="80" w:type="dxa"/>
              <w:left w:w="120" w:type="dxa"/>
              <w:bottom w:w="80" w:type="dxa"/>
              <w:right w:w="120" w:type="dxa"/>
            </w:tcMar>
            <w:vAlign w:val="center"/>
          </w:tcPr>
          <w:p w14:paraId="16698B93" w14:textId="77777777" w:rsidR="00F57FCF" w:rsidRDefault="00000000">
            <w:pPr>
              <w:spacing w:after="40" w:line="276" w:lineRule="auto"/>
            </w:pPr>
            <w:r>
              <w:rPr>
                <w:sz w:val="20"/>
              </w:rPr>
              <w:t>Early reactivity becomes personality through development and ecology</w:t>
            </w:r>
          </w:p>
        </w:tc>
      </w:tr>
      <w:tr w:rsidR="00F57FCF" w14:paraId="4A98EA82" w14:textId="77777777">
        <w:trPr>
          <w:cantSplit/>
        </w:trPr>
        <w:tc>
          <w:tcPr>
            <w:tcW w:w="3120" w:type="dxa"/>
            <w:tcMar>
              <w:top w:w="80" w:type="dxa"/>
              <w:left w:w="120" w:type="dxa"/>
              <w:bottom w:w="80" w:type="dxa"/>
              <w:right w:w="120" w:type="dxa"/>
            </w:tcMar>
            <w:vAlign w:val="center"/>
          </w:tcPr>
          <w:p w14:paraId="5A3E0361" w14:textId="77777777" w:rsidR="00F57FCF" w:rsidRDefault="00000000">
            <w:pPr>
              <w:spacing w:after="40" w:line="276" w:lineRule="auto"/>
            </w:pPr>
            <w:r>
              <w:rPr>
                <w:sz w:val="20"/>
              </w:rPr>
              <w:t>Social appraisal and stress</w:t>
            </w:r>
          </w:p>
        </w:tc>
        <w:tc>
          <w:tcPr>
            <w:tcW w:w="3120" w:type="dxa"/>
            <w:tcMar>
              <w:top w:w="80" w:type="dxa"/>
              <w:left w:w="120" w:type="dxa"/>
              <w:bottom w:w="80" w:type="dxa"/>
              <w:right w:w="120" w:type="dxa"/>
            </w:tcMar>
            <w:vAlign w:val="center"/>
          </w:tcPr>
          <w:p w14:paraId="18148EAF" w14:textId="77777777" w:rsidR="00F57FCF" w:rsidRDefault="00000000">
            <w:pPr>
              <w:spacing w:after="40" w:line="276" w:lineRule="auto"/>
            </w:pPr>
            <w:r>
              <w:rPr>
                <w:sz w:val="20"/>
              </w:rPr>
              <w:t>Chapter 12: Emotion, Stress, and Coping</w:t>
            </w:r>
          </w:p>
        </w:tc>
        <w:tc>
          <w:tcPr>
            <w:tcW w:w="3120" w:type="dxa"/>
            <w:tcMar>
              <w:top w:w="80" w:type="dxa"/>
              <w:left w:w="120" w:type="dxa"/>
              <w:bottom w:w="80" w:type="dxa"/>
              <w:right w:w="120" w:type="dxa"/>
            </w:tcMar>
            <w:vAlign w:val="center"/>
          </w:tcPr>
          <w:p w14:paraId="67B29F5F" w14:textId="77777777" w:rsidR="00F57FCF" w:rsidRDefault="00000000">
            <w:pPr>
              <w:spacing w:after="40" w:line="276" w:lineRule="auto"/>
            </w:pPr>
            <w:r>
              <w:rPr>
                <w:sz w:val="20"/>
              </w:rPr>
              <w:t>Social judgment, exclusion, conflict, and support become inputs to emotional and physiological regulation</w:t>
            </w:r>
          </w:p>
        </w:tc>
      </w:tr>
    </w:tbl>
    <w:p w14:paraId="676965C0" w14:textId="77777777" w:rsidR="00F57FCF" w:rsidRDefault="00F57FCF">
      <w:pPr>
        <w:spacing w:after="0"/>
      </w:pPr>
    </w:p>
    <w:p w14:paraId="51715F80" w14:textId="77777777" w:rsidR="00F57FCF" w:rsidRDefault="00000000">
      <w:pPr>
        <w:pStyle w:val="Heading1"/>
      </w:pPr>
      <w:r>
        <w:rPr>
          <w:rFonts w:ascii="Calibri" w:hAnsi="Calibri"/>
        </w:rPr>
        <w:t>Key Terms</w:t>
      </w:r>
    </w:p>
    <w:p w14:paraId="056988CC" w14:textId="77777777" w:rsidR="00F57FCF" w:rsidRDefault="00000000">
      <w:r>
        <w:rPr>
          <w:b/>
        </w:rPr>
        <w:t>Aggregation</w:t>
      </w:r>
      <w:r>
        <w:t xml:space="preserve"> — Combining behavior across multiple observations so stable patterns become easier to detect.</w:t>
      </w:r>
    </w:p>
    <w:p w14:paraId="3CB19EAD" w14:textId="77777777" w:rsidR="00F57FCF" w:rsidRDefault="00000000">
      <w:r>
        <w:rPr>
          <w:b/>
        </w:rPr>
        <w:t>Aggression</w:t>
      </w:r>
      <w:r>
        <w:t xml:space="preserve"> — Behavior intended to harm a person who is motivated to avoid the harm.</w:t>
      </w:r>
    </w:p>
    <w:p w14:paraId="05211EE7" w14:textId="77777777" w:rsidR="00F57FCF" w:rsidRDefault="00000000">
      <w:r>
        <w:rPr>
          <w:b/>
        </w:rPr>
        <w:t>Big Five</w:t>
      </w:r>
      <w:r>
        <w:t xml:space="preserve"> — Five broad personality dimensions: openness, conscientiousness, extraversion, agreeableness, and neuroticism.</w:t>
      </w:r>
    </w:p>
    <w:p w14:paraId="62AB4567" w14:textId="77777777" w:rsidR="00F57FCF" w:rsidRDefault="00000000">
      <w:r>
        <w:rPr>
          <w:b/>
        </w:rPr>
        <w:t>Bystander effect</w:t>
      </w:r>
      <w:r>
        <w:t xml:space="preserve"> — Reduced likelihood of helping when other potential helpers are present.</w:t>
      </w:r>
    </w:p>
    <w:p w14:paraId="5F92772D" w14:textId="77777777" w:rsidR="00F57FCF" w:rsidRDefault="00000000">
      <w:r>
        <w:rPr>
          <w:b/>
        </w:rPr>
        <w:t>Central route</w:t>
      </w:r>
      <w:r>
        <w:t xml:space="preserve"> — Persuasion through careful evaluation of argument quality.</w:t>
      </w:r>
    </w:p>
    <w:p w14:paraId="10F2F5BB" w14:textId="77777777" w:rsidR="00F57FCF" w:rsidRDefault="00000000">
      <w:r>
        <w:rPr>
          <w:b/>
        </w:rPr>
        <w:t>Cognitive dissonance</w:t>
      </w:r>
      <w:r>
        <w:t xml:space="preserve"> — Discomfort produced by inconsistency among beliefs, attitudes, or known behavior.</w:t>
      </w:r>
    </w:p>
    <w:p w14:paraId="53C9CE7D" w14:textId="77777777" w:rsidR="00F57FCF" w:rsidRDefault="00000000">
      <w:r>
        <w:rPr>
          <w:b/>
        </w:rPr>
        <w:t>Conformity</w:t>
      </w:r>
      <w:r>
        <w:t xml:space="preserve"> — Changing belief or behavior in response to a perceived group norm.</w:t>
      </w:r>
    </w:p>
    <w:p w14:paraId="00037D29" w14:textId="77777777" w:rsidR="00F57FCF" w:rsidRDefault="00000000">
      <w:r>
        <w:rPr>
          <w:b/>
        </w:rPr>
        <w:t>Deindividuation</w:t>
      </w:r>
      <w:r>
        <w:t xml:space="preserve"> — Reduced personal identifiability in a group; its effects depend substantially on salient group norms.</w:t>
      </w:r>
    </w:p>
    <w:p w14:paraId="20E54904" w14:textId="77777777" w:rsidR="00F57FCF" w:rsidRDefault="00000000">
      <w:r>
        <w:rPr>
          <w:b/>
        </w:rPr>
        <w:t>Diffusion of responsibility</w:t>
      </w:r>
      <w:r>
        <w:t xml:space="preserve"> — Reduced personal obligation when responsibility is shared among multiple possible actors.</w:t>
      </w:r>
    </w:p>
    <w:p w14:paraId="172EDDFF" w14:textId="77777777" w:rsidR="00F57FCF" w:rsidRDefault="00000000">
      <w:r>
        <w:rPr>
          <w:b/>
        </w:rPr>
        <w:t>Discrimination</w:t>
      </w:r>
      <w:r>
        <w:t xml:space="preserve"> — Differential behavior based on group membership.</w:t>
      </w:r>
    </w:p>
    <w:p w14:paraId="7C074222" w14:textId="77777777" w:rsidR="00F57FCF" w:rsidRDefault="00000000">
      <w:r>
        <w:rPr>
          <w:b/>
        </w:rPr>
        <w:t>Dispositional attribution</w:t>
      </w:r>
      <w:r>
        <w:t xml:space="preserve"> — Explaining behavior through characteristics of the person.</w:t>
      </w:r>
    </w:p>
    <w:p w14:paraId="3D810747" w14:textId="77777777" w:rsidR="00F57FCF" w:rsidRDefault="00000000">
      <w:r>
        <w:rPr>
          <w:b/>
        </w:rPr>
        <w:t>Elaboration likelihood model</w:t>
      </w:r>
      <w:r>
        <w:t xml:space="preserve"> — A model distinguishing central and peripheral routes to persuasion.</w:t>
      </w:r>
    </w:p>
    <w:p w14:paraId="1A0106D6" w14:textId="77777777" w:rsidR="00F57FCF" w:rsidRDefault="00000000">
      <w:r>
        <w:rPr>
          <w:b/>
        </w:rPr>
        <w:lastRenderedPageBreak/>
        <w:t>Empathy–altruism model</w:t>
      </w:r>
      <w:r>
        <w:t xml:space="preserve"> — The proposal that empathic concern can produce motivation focused on another person’s welfare.</w:t>
      </w:r>
    </w:p>
    <w:p w14:paraId="347003A1" w14:textId="77777777" w:rsidR="00F57FCF" w:rsidRDefault="00000000">
      <w:r>
        <w:rPr>
          <w:b/>
        </w:rPr>
        <w:t>Fundamental attribution error</w:t>
      </w:r>
      <w:r>
        <w:t xml:space="preserve"> — Overestimating disposition and underestimating situation when explaining others.</w:t>
      </w:r>
    </w:p>
    <w:p w14:paraId="484800B1" w14:textId="77777777" w:rsidR="00F57FCF" w:rsidRDefault="00000000">
      <w:r>
        <w:rPr>
          <w:b/>
        </w:rPr>
        <w:t>Group polarization</w:t>
      </w:r>
      <w:r>
        <w:t xml:space="preserve"> — Movement toward a more extreme version of a group’s initial tendency after discussion.</w:t>
      </w:r>
    </w:p>
    <w:p w14:paraId="0D4F71E7" w14:textId="77777777" w:rsidR="00F57FCF" w:rsidRDefault="00000000">
      <w:r>
        <w:rPr>
          <w:b/>
        </w:rPr>
        <w:t>Groupthink</w:t>
      </w:r>
      <w:r>
        <w:t xml:space="preserve"> — Poor group decision making caused by suppressed dissent and premature consensus.</w:t>
      </w:r>
    </w:p>
    <w:p w14:paraId="3BD1581A" w14:textId="77777777" w:rsidR="00F57FCF" w:rsidRDefault="00000000">
      <w:r>
        <w:rPr>
          <w:b/>
        </w:rPr>
        <w:t>Informational social influence</w:t>
      </w:r>
      <w:r>
        <w:t xml:space="preserve"> — Conformity based on treating other people as evidence about reality.</w:t>
      </w:r>
    </w:p>
    <w:p w14:paraId="692DA539" w14:textId="77777777" w:rsidR="00F57FCF" w:rsidRDefault="00000000">
      <w:r>
        <w:rPr>
          <w:b/>
        </w:rPr>
        <w:t>Normative social influence</w:t>
      </w:r>
      <w:r>
        <w:t xml:space="preserve"> — Conformity motivated by acceptance or avoidance of rejection.</w:t>
      </w:r>
    </w:p>
    <w:p w14:paraId="17287C5D" w14:textId="77777777" w:rsidR="00F57FCF" w:rsidRDefault="00000000">
      <w:r>
        <w:rPr>
          <w:b/>
        </w:rPr>
        <w:t>Obedience</w:t>
      </w:r>
      <w:r>
        <w:t xml:space="preserve"> — Behavioral influence occurring within an authority relationship.</w:t>
      </w:r>
    </w:p>
    <w:p w14:paraId="0737AA8B" w14:textId="77777777" w:rsidR="00F57FCF" w:rsidRDefault="00000000">
      <w:r>
        <w:rPr>
          <w:b/>
        </w:rPr>
        <w:t>Peripheral route</w:t>
      </w:r>
      <w:r>
        <w:t xml:space="preserve"> — Persuasion through cues other than careful evaluation of argument quality.</w:t>
      </w:r>
    </w:p>
    <w:p w14:paraId="7D965728" w14:textId="77777777" w:rsidR="00F57FCF" w:rsidRDefault="00000000">
      <w:r>
        <w:rPr>
          <w:b/>
        </w:rPr>
        <w:t>Pluralistic ignorance</w:t>
      </w:r>
      <w:r>
        <w:t xml:space="preserve"> — Misreading a group norm because everyone privately doubts it while publicly appearing to accept it.</w:t>
      </w:r>
    </w:p>
    <w:p w14:paraId="0B9A905F" w14:textId="77777777" w:rsidR="00F57FCF" w:rsidRDefault="00000000">
      <w:r>
        <w:rPr>
          <w:b/>
        </w:rPr>
        <w:t>Prejudice</w:t>
      </w:r>
      <w:r>
        <w:t xml:space="preserve"> — A positive or negative evaluation of people based on group membership.</w:t>
      </w:r>
    </w:p>
    <w:p w14:paraId="43A14349" w14:textId="77777777" w:rsidR="00F57FCF" w:rsidRDefault="00000000">
      <w:r>
        <w:rPr>
          <w:b/>
        </w:rPr>
        <w:t>Self-serving bias</w:t>
      </w:r>
      <w:r>
        <w:t xml:space="preserve"> — Taking internal credit for success and assigning failure to external causes.</w:t>
      </w:r>
    </w:p>
    <w:p w14:paraId="1C9F18E5" w14:textId="77777777" w:rsidR="00F57FCF" w:rsidRDefault="00000000">
      <w:r>
        <w:rPr>
          <w:b/>
        </w:rPr>
        <w:t>Situational attribution</w:t>
      </w:r>
      <w:r>
        <w:t xml:space="preserve"> — Explaining behavior through surrounding conditions or constraints.</w:t>
      </w:r>
    </w:p>
    <w:p w14:paraId="1E8AC6B6" w14:textId="77777777" w:rsidR="00F57FCF" w:rsidRDefault="00000000">
      <w:r>
        <w:rPr>
          <w:b/>
        </w:rPr>
        <w:t>Social identity theory</w:t>
      </w:r>
      <w:r>
        <w:t xml:space="preserve"> — A framework explaining how self-categorization and group comparison shape judgment and behavior.</w:t>
      </w:r>
    </w:p>
    <w:p w14:paraId="4CF5EC76" w14:textId="77777777" w:rsidR="00F57FCF" w:rsidRDefault="00000000">
      <w:r>
        <w:rPr>
          <w:b/>
        </w:rPr>
        <w:t>Social loafing</w:t>
      </w:r>
      <w:r>
        <w:t xml:space="preserve"> — Reduced individual effort when personal contribution is difficult to identify.</w:t>
      </w:r>
    </w:p>
    <w:p w14:paraId="117D5B7D" w14:textId="77777777" w:rsidR="00F57FCF" w:rsidRDefault="00000000">
      <w:r>
        <w:rPr>
          <w:b/>
        </w:rPr>
        <w:t>Stereotype</w:t>
      </w:r>
      <w:r>
        <w:t xml:space="preserve"> — A generalized belief about members of a social category.</w:t>
      </w:r>
    </w:p>
    <w:p w14:paraId="112B7E1D" w14:textId="77777777" w:rsidR="00F57FCF" w:rsidRDefault="00000000">
      <w:r>
        <w:rPr>
          <w:b/>
        </w:rPr>
        <w:t>Strong situation</w:t>
      </w:r>
      <w:r>
        <w:t xml:space="preserve"> — A context with clear norms or constraints that narrows behavioral variation.</w:t>
      </w:r>
    </w:p>
    <w:p w14:paraId="4C91DEC0" w14:textId="77777777" w:rsidR="00F57FCF" w:rsidRDefault="00000000">
      <w:r>
        <w:rPr>
          <w:b/>
        </w:rPr>
        <w:t>Trait</w:t>
      </w:r>
      <w:r>
        <w:t xml:space="preserve"> — A relatively stable dimension of individual difference.</w:t>
      </w:r>
    </w:p>
    <w:p w14:paraId="131B38C8" w14:textId="77777777" w:rsidR="00F57FCF" w:rsidRDefault="00000000">
      <w:r>
        <w:rPr>
          <w:b/>
        </w:rPr>
        <w:t>Weak situation</w:t>
      </w:r>
      <w:r>
        <w:t xml:space="preserve"> — A context with ambiguous norms and substantial behavioral latitude.</w:t>
      </w:r>
    </w:p>
    <w:p w14:paraId="165DF9A5" w14:textId="77777777" w:rsidR="00F57FCF" w:rsidRDefault="00000000">
      <w:pPr>
        <w:pStyle w:val="Heading1"/>
      </w:pPr>
      <w:r>
        <w:rPr>
          <w:rFonts w:ascii="Calibri" w:hAnsi="Calibri"/>
        </w:rPr>
        <w:t>Review Questions</w:t>
      </w:r>
    </w:p>
    <w:p w14:paraId="2E3EF021" w14:textId="77777777" w:rsidR="00F57FCF" w:rsidRDefault="00000000">
      <w:pPr>
        <w:pStyle w:val="ListNumber"/>
        <w:numPr>
          <w:ilvl w:val="0"/>
          <w:numId w:val="1"/>
        </w:numPr>
      </w:pPr>
      <w:r>
        <w:t>A supervisor knows an employee was given an impossible deadline but concludes that the late work proves the employee is lazy. What error is operating, and what evidence is being underweighted?</w:t>
      </w:r>
    </w:p>
    <w:p w14:paraId="3F8EFCE0" w14:textId="77777777" w:rsidR="00F57FCF" w:rsidRDefault="00000000">
      <w:r>
        <w:t>Model answerThe supervisor is showing the fundamental attribution error by treating lateness as evidence of character while underweighting the impossible deadline.</w:t>
      </w:r>
    </w:p>
    <w:p w14:paraId="6B8803E0" w14:textId="77777777" w:rsidR="00F57FCF" w:rsidRDefault="00000000">
      <w:pPr>
        <w:pStyle w:val="ListNumber"/>
        <w:numPr>
          <w:ilvl w:val="0"/>
          <w:numId w:val="1"/>
        </w:numPr>
      </w:pPr>
      <w:r>
        <w:lastRenderedPageBreak/>
        <w:t>Why did the $1 participants in Festinger and Carlsmith’s study change their attitudes more than the $20 participants?</w:t>
      </w:r>
    </w:p>
    <w:p w14:paraId="5C0994CB" w14:textId="77777777" w:rsidR="00F57FCF" w:rsidRDefault="00000000">
      <w:r>
        <w:t>Model answerThe $20 payment supplied a strong external justification for lying. The $1 payment supplied weak justification, creating greater dissonance. Changing the attitude helped make the behavior feel coherent.</w:t>
      </w:r>
    </w:p>
    <w:p w14:paraId="769E29A7" w14:textId="77777777" w:rsidR="00F57FCF" w:rsidRDefault="00000000">
      <w:pPr>
        <w:pStyle w:val="ListNumber"/>
        <w:numPr>
          <w:ilvl w:val="0"/>
          <w:numId w:val="1"/>
        </w:numPr>
      </w:pPr>
      <w:r>
        <w:t>A fluent AI answer contains weak evidence. Explain how central-route and peripheral-route processing would produce different responses.</w:t>
      </w:r>
    </w:p>
    <w:p w14:paraId="2CB0D9D0" w14:textId="77777777" w:rsidR="00F57FCF" w:rsidRDefault="00000000">
      <w:r>
        <w:t>Model answerPeripheral processing may accept the answer because it sounds confident and polished. Central processing identifies the claim, evaluates the reasoning, and verifies the evidence regardless of fluency.</w:t>
      </w:r>
    </w:p>
    <w:p w14:paraId="17A0DB01" w14:textId="77777777" w:rsidR="00F57FCF" w:rsidRDefault="00000000">
      <w:pPr>
        <w:pStyle w:val="ListNumber"/>
        <w:numPr>
          <w:ilvl w:val="0"/>
          <w:numId w:val="1"/>
        </w:numPr>
      </w:pPr>
      <w:r>
        <w:t>Why did one ally sharply reduce conformity in Asch’s studies?</w:t>
      </w:r>
    </w:p>
    <w:p w14:paraId="10FE720F" w14:textId="77777777" w:rsidR="00F57FCF" w:rsidRDefault="00000000">
      <w:r>
        <w:t>Model answerThe ally broke unanimity and reduced the social cost of dissent. The ally changed the participant’s relationship to the group even without adding better evidence.</w:t>
      </w:r>
    </w:p>
    <w:p w14:paraId="0C6A61E0" w14:textId="77777777" w:rsidR="00F57FCF" w:rsidRDefault="00000000">
      <w:pPr>
        <w:pStyle w:val="ListNumber"/>
        <w:numPr>
          <w:ilvl w:val="0"/>
          <w:numId w:val="1"/>
        </w:numPr>
      </w:pPr>
      <w:r>
        <w:t>What conclusion should be drawn from Milgram’s studies, and what conclusion would overreach the evidence?</w:t>
      </w:r>
    </w:p>
    <w:p w14:paraId="6839793B" w14:textId="77777777" w:rsidR="00F57FCF" w:rsidRDefault="00000000">
      <w:r>
        <w:t>Model answerThe supported conclusion is that a structured authority relationship, incremental escalation, distance, and appeals to scientific purpose increased harmful continuation. It would overreach to conclude that people are inherently evil or that direct orders alone explain the result.</w:t>
      </w:r>
    </w:p>
    <w:p w14:paraId="7FECC8BC" w14:textId="77777777" w:rsidR="00F57FCF" w:rsidRDefault="00000000">
      <w:pPr>
        <w:pStyle w:val="ListNumber"/>
        <w:numPr>
          <w:ilvl w:val="0"/>
          <w:numId w:val="1"/>
        </w:numPr>
      </w:pPr>
      <w:r>
        <w:t>Why is the Stanford Prison Experiment better described as a flawed illustration than as clean experimental evidence?</w:t>
      </w:r>
    </w:p>
    <w:p w14:paraId="39DDE19D" w14:textId="77777777" w:rsidR="00F57FCF" w:rsidRDefault="00000000">
      <w:r>
        <w:t>Model answerInvestigators coached guards and actively shaped the environment, so the behavior was not simply a spontaneous result of random role assignment. Other evidence supports situational influence, but this study does not isolate it cleanly.</w:t>
      </w:r>
    </w:p>
    <w:p w14:paraId="10250DB1" w14:textId="77777777" w:rsidR="00F57FCF" w:rsidRDefault="00000000">
      <w:pPr>
        <w:pStyle w:val="ListNumber"/>
        <w:numPr>
          <w:ilvl w:val="0"/>
          <w:numId w:val="1"/>
        </w:numPr>
      </w:pPr>
      <w:r>
        <w:t>Distinguish group polarization from groupthink using one sentence for each.</w:t>
      </w:r>
    </w:p>
    <w:p w14:paraId="788B07FA" w14:textId="77777777" w:rsidR="00F57FCF" w:rsidRDefault="00000000">
      <w:r>
        <w:t>Model answerGroup polarization moves a group toward a more extreme version of its initial tendency. Groupthink suppresses critical evaluation because pressure for agreement discourages dissent.</w:t>
      </w:r>
    </w:p>
    <w:p w14:paraId="08BE095F" w14:textId="77777777" w:rsidR="00F57FCF" w:rsidRDefault="00000000">
      <w:pPr>
        <w:pStyle w:val="ListNumber"/>
        <w:numPr>
          <w:ilvl w:val="0"/>
          <w:numId w:val="1"/>
        </w:numPr>
      </w:pPr>
      <w:r>
        <w:t>A hiring manager believes a stereotype about a group but deliberately applies the same criteria to every applicant. Which of stereotype, prejudice, and discrimination is clearly present, and which are not established?</w:t>
      </w:r>
    </w:p>
    <w:p w14:paraId="7D7A2540" w14:textId="77777777" w:rsidR="00F57FCF" w:rsidRDefault="00000000">
      <w:r>
        <w:t>Model answerA stereotype is present because the manager holds a generalized belief. Prejudice is not established without evidence of an evaluative feeling, and discrimination is not established if behavior is genuinely equal.</w:t>
      </w:r>
    </w:p>
    <w:p w14:paraId="51F3FABD" w14:textId="77777777" w:rsidR="00F57FCF" w:rsidRDefault="00000000">
      <w:pPr>
        <w:pStyle w:val="ListNumber"/>
        <w:numPr>
          <w:ilvl w:val="0"/>
          <w:numId w:val="1"/>
        </w:numPr>
      </w:pPr>
      <w:r>
        <w:t>Why is “social identity exists to raise self-esteem” too narrow?</w:t>
      </w:r>
    </w:p>
    <w:p w14:paraId="17E7137B" w14:textId="77777777" w:rsidR="00F57FCF" w:rsidRDefault="00000000">
      <w:r>
        <w:lastRenderedPageBreak/>
        <w:t>Model answerPositive distinctiveness can matter, but group behavior also reflects norms, belonging, status, competition, identity meaning, and uncertainty reduction. Evidence does not support self-esteem as one universal mechanism.</w:t>
      </w:r>
    </w:p>
    <w:p w14:paraId="16E321F7" w14:textId="77777777" w:rsidR="00F57FCF" w:rsidRDefault="00000000">
      <w:pPr>
        <w:pStyle w:val="ListNumber"/>
        <w:numPr>
          <w:ilvl w:val="0"/>
          <w:numId w:val="1"/>
        </w:numPr>
      </w:pPr>
      <w:r>
        <w:t>Explain why the bystander effect is not simply evidence that people do not care.</w:t>
      </w:r>
    </w:p>
    <w:p w14:paraId="229AB0C3" w14:textId="77777777" w:rsidR="00F57FCF" w:rsidRDefault="00000000">
      <w:r>
        <w:t>Model answerPeople can fail to notice an event, misinterpret it through pluralistic ignorance, diffuse responsibility across others, lack the relevant skill, or fear acting incorrectly. These mechanisms can block helping even when concern is present.</w:t>
      </w:r>
    </w:p>
    <w:p w14:paraId="237BECE0" w14:textId="77777777" w:rsidR="00F57FCF" w:rsidRDefault="00000000">
      <w:pPr>
        <w:pStyle w:val="ListNumber"/>
        <w:numPr>
          <w:ilvl w:val="0"/>
          <w:numId w:val="1"/>
        </w:numPr>
      </w:pPr>
      <w:r>
        <w:t>Why is aggression poorly explained by a single biological, learned, or situational cause?</w:t>
      </w:r>
    </w:p>
    <w:p w14:paraId="643B2484" w14:textId="77777777" w:rsidR="00F57FCF" w:rsidRDefault="00000000">
      <w:r>
        <w:t>Model answerBiology alters sensitivity and regulation, learning supplies scripts and responses, and situations provide provocation, norms, opportunities, and constraints. Each contributes, but none determines aggression alone.</w:t>
      </w:r>
    </w:p>
    <w:p w14:paraId="4BF4BF4F" w14:textId="77777777" w:rsidR="00F57FCF" w:rsidRDefault="00000000">
      <w:pPr>
        <w:pStyle w:val="ListNumber"/>
        <w:numPr>
          <w:ilvl w:val="0"/>
          <w:numId w:val="1"/>
        </w:numPr>
      </w:pPr>
      <w:r>
        <w:t>Use the climate–weather analogy to explain why a trait can be real while predicting one act only modestly.</w:t>
      </w:r>
    </w:p>
    <w:p w14:paraId="075C0DFF" w14:textId="77777777" w:rsidR="00F57FCF" w:rsidRDefault="00000000">
      <w:r>
        <w:t>Model answerClimate predicts patterns across many days better than weather at one precise moment. Likewise, traits predict aggregated behavior across situations better than one isolated act, which is strongly affected by immediate context.</w:t>
      </w:r>
    </w:p>
    <w:p w14:paraId="7191B05F" w14:textId="77777777" w:rsidR="00F57FCF" w:rsidRDefault="00000000">
      <w:pPr>
        <w:pStyle w:val="Heading1"/>
      </w:pPr>
      <w:r>
        <w:rPr>
          <w:rFonts w:ascii="Calibri" w:hAnsi="Calibri"/>
        </w:rPr>
        <w:t>Further Reading</w:t>
      </w:r>
    </w:p>
    <w:p w14:paraId="7D282A50" w14:textId="77777777" w:rsidR="00F57FCF" w:rsidRDefault="00000000">
      <w:pPr>
        <w:pStyle w:val="ListBullet"/>
      </w:pPr>
      <w:r>
        <w:rPr>
          <w:b/>
        </w:rPr>
        <w:t>Asch, S. E. (1955). “Opinions and social pressure.”</w:t>
      </w:r>
      <w:r>
        <w:t xml:space="preserve"> A concise original account of the conformity studies and the importance of unanimity.</w:t>
      </w:r>
    </w:p>
    <w:p w14:paraId="08EC3E5F" w14:textId="77777777" w:rsidR="00F57FCF" w:rsidRDefault="00000000">
      <w:pPr>
        <w:pStyle w:val="ListBullet"/>
      </w:pPr>
      <w:r>
        <w:rPr>
          <w:b/>
        </w:rPr>
        <w:t>Haslam, S. A., Reicher, S. D., &amp; Birney, M. E. (2014). “Nothing by mere authority.”</w:t>
      </w:r>
      <w:r>
        <w:t xml:space="preserve"> A modern challenge to the simple direct-orders interpretation of Milgram.</w:t>
      </w:r>
    </w:p>
    <w:p w14:paraId="6A216700" w14:textId="77777777" w:rsidR="00F57FCF" w:rsidRDefault="00000000">
      <w:pPr>
        <w:pStyle w:val="ListBullet"/>
      </w:pPr>
      <w:r>
        <w:rPr>
          <w:b/>
        </w:rPr>
        <w:t>Le Texier, T. (2019). “Debunking the Stanford Prison Experiment.”</w:t>
      </w:r>
      <w:r>
        <w:t xml:space="preserve"> The archival basis for treating the study as flawed evidence.</w:t>
      </w:r>
    </w:p>
    <w:p w14:paraId="1E795673" w14:textId="77777777" w:rsidR="00F57FCF" w:rsidRDefault="00000000">
      <w:pPr>
        <w:pStyle w:val="ListBullet"/>
      </w:pPr>
      <w:r>
        <w:rPr>
          <w:b/>
        </w:rPr>
        <w:t>Pettigrew, T. F., &amp; Tropp, L. R. (2006). “A meta-analytic test of intergroup contact theory.”</w:t>
      </w:r>
      <w:r>
        <w:t xml:space="preserve"> A large synthesis of when contact reduces prejudice.</w:t>
      </w:r>
    </w:p>
    <w:p w14:paraId="2FF63F63" w14:textId="77777777" w:rsidR="00F57FCF" w:rsidRDefault="00000000">
      <w:pPr>
        <w:pStyle w:val="ListBullet"/>
      </w:pPr>
      <w:r>
        <w:rPr>
          <w:b/>
        </w:rPr>
        <w:t>Funder, D. C., &amp; Ozer, D. J. (2019). “Evaluating effect size in psychological research.”</w:t>
      </w:r>
      <w:r>
        <w:t xml:space="preserve"> A useful correction to the idea that modest correlations are automatically trivial.</w:t>
      </w:r>
    </w:p>
    <w:p w14:paraId="14EA88FE" w14:textId="77777777" w:rsidR="00F57FCF" w:rsidRDefault="00000000">
      <w:pPr>
        <w:pStyle w:val="Heading1"/>
      </w:pPr>
      <w:r>
        <w:rPr>
          <w:rFonts w:ascii="Calibri" w:hAnsi="Calibri"/>
        </w:rPr>
        <w:t>References</w:t>
      </w:r>
    </w:p>
    <w:p w14:paraId="04962B74" w14:textId="77777777" w:rsidR="00F57FCF" w:rsidRDefault="00000000">
      <w:r>
        <w:t xml:space="preserve">Allport, G. W. (1954). </w:t>
      </w:r>
      <w:r>
        <w:rPr>
          <w:i/>
        </w:rPr>
        <w:t>The nature of prejudice</w:t>
      </w:r>
      <w:r>
        <w:t>. Addison-Wesley.</w:t>
      </w:r>
    </w:p>
    <w:p w14:paraId="100DB6F1" w14:textId="77777777" w:rsidR="00F57FCF" w:rsidRDefault="00000000">
      <w:r>
        <w:t xml:space="preserve">Asch, S. E. (1955). Opinions and social pressure. </w:t>
      </w:r>
      <w:r>
        <w:rPr>
          <w:i/>
        </w:rPr>
        <w:t>Scientific American, 193</w:t>
      </w:r>
      <w:r>
        <w:t>(5), 31–35.</w:t>
      </w:r>
    </w:p>
    <w:p w14:paraId="792FFF0F" w14:textId="77777777" w:rsidR="00F57FCF" w:rsidRDefault="00000000">
      <w:r>
        <w:t xml:space="preserve">Bandura, A., Ross, D., &amp; Ross, S. A. (1961). Transmission of aggression through imitation of aggressive models. </w:t>
      </w:r>
      <w:r>
        <w:rPr>
          <w:i/>
        </w:rPr>
        <w:t>Journal of Abnormal and Social Psychology, 63</w:t>
      </w:r>
      <w:r>
        <w:t>(3), 575–582.</w:t>
      </w:r>
    </w:p>
    <w:p w14:paraId="4158D58A" w14:textId="77777777" w:rsidR="00F57FCF" w:rsidRDefault="00000000">
      <w:r>
        <w:lastRenderedPageBreak/>
        <w:t xml:space="preserve">Batson, C. D. (2011). </w:t>
      </w:r>
      <w:r>
        <w:rPr>
          <w:i/>
        </w:rPr>
        <w:t>Altruism in humans</w:t>
      </w:r>
      <w:r>
        <w:t>. Oxford University Press.</w:t>
      </w:r>
    </w:p>
    <w:p w14:paraId="0804E8FA" w14:textId="77777777" w:rsidR="00F57FCF" w:rsidRPr="00C81FF2" w:rsidRDefault="00000000">
      <w:pPr>
        <w:rPr>
          <w:lang w:val="fr-CA"/>
        </w:rPr>
      </w:pPr>
      <w:r>
        <w:t xml:space="preserve">Baumeister, R. F., &amp; Leary, M. R. (1995). The need to belong: Desire for interpersonal attachments as a fundamental human motivation. </w:t>
      </w:r>
      <w:r w:rsidRPr="00C81FF2">
        <w:rPr>
          <w:i/>
          <w:lang w:val="fr-CA"/>
        </w:rPr>
        <w:t>Psychological Bulletin, 117</w:t>
      </w:r>
      <w:r w:rsidRPr="00C81FF2">
        <w:rPr>
          <w:lang w:val="fr-CA"/>
        </w:rPr>
        <w:t>(3), 497–529.</w:t>
      </w:r>
    </w:p>
    <w:p w14:paraId="3F6A6A21" w14:textId="77777777" w:rsidR="00F57FCF" w:rsidRDefault="00000000">
      <w:r w:rsidRPr="00C81FF2">
        <w:rPr>
          <w:lang w:val="fr-CA"/>
        </w:rPr>
        <w:t xml:space="preserve">Baumeister, R. F., Dale, K., &amp; Sommer, K. L. (1998). </w:t>
      </w:r>
      <w:r>
        <w:t xml:space="preserve">Freudian defense mechanisms and empirical findings in modern social psychology. </w:t>
      </w:r>
      <w:r>
        <w:rPr>
          <w:i/>
        </w:rPr>
        <w:t>Journal of Personality, 66</w:t>
      </w:r>
      <w:r>
        <w:t>(6), 1081–1124.</w:t>
      </w:r>
    </w:p>
    <w:p w14:paraId="70764D60" w14:textId="77777777" w:rsidR="00F57FCF" w:rsidRDefault="00000000">
      <w:r>
        <w:t xml:space="preserve">Berkowitz, L. (1989). Frustration-aggression hypothesis: Examination and reformulation. </w:t>
      </w:r>
      <w:r>
        <w:rPr>
          <w:i/>
        </w:rPr>
        <w:t>Psychological Bulletin, 106</w:t>
      </w:r>
      <w:r>
        <w:t>(1), 59–73.</w:t>
      </w:r>
    </w:p>
    <w:p w14:paraId="05835078" w14:textId="77777777" w:rsidR="00F57FCF" w:rsidRDefault="00000000">
      <w:r>
        <w:t xml:space="preserve">Bond, R., &amp; Smith, P. B. (1996). Culture and conformity: A meta-analysis of studies using Asch's (1952b, 1956) line judgment task. </w:t>
      </w:r>
      <w:r>
        <w:rPr>
          <w:i/>
        </w:rPr>
        <w:t>Psychological Bulletin, 119</w:t>
      </w:r>
      <w:r>
        <w:t>(1), 111–137.</w:t>
      </w:r>
    </w:p>
    <w:p w14:paraId="19B2B0FC" w14:textId="77777777" w:rsidR="00F57FCF" w:rsidRDefault="00000000">
      <w:r>
        <w:t xml:space="preserve">Burger, J. M. (2009). Replicating Milgram: Would people still obey today? </w:t>
      </w:r>
      <w:r>
        <w:rPr>
          <w:i/>
        </w:rPr>
        <w:t>American Psychologist, 64</w:t>
      </w:r>
      <w:r>
        <w:t>(1), 1–11.</w:t>
      </w:r>
    </w:p>
    <w:p w14:paraId="773C7F85" w14:textId="77777777" w:rsidR="00F57FCF" w:rsidRDefault="00000000">
      <w:r>
        <w:t xml:space="preserve">Choi, I., Nisbett, R. E., &amp; Norenzayan, A. (1999). Causal attribution across cultures: Variation and universality. </w:t>
      </w:r>
      <w:r>
        <w:rPr>
          <w:i/>
        </w:rPr>
        <w:t>Psychological Bulletin, 125</w:t>
      </w:r>
      <w:r>
        <w:t>(1), 47–63.</w:t>
      </w:r>
    </w:p>
    <w:p w14:paraId="66F5188F" w14:textId="77777777" w:rsidR="00F57FCF" w:rsidRDefault="00000000">
      <w:r>
        <w:t xml:space="preserve">Costa, P. T., Jr., &amp; McCrae, R. R. (1992). </w:t>
      </w:r>
      <w:r>
        <w:rPr>
          <w:i/>
        </w:rPr>
        <w:t>Revised NEO Personality Inventory and NEO Five-Factor Inventory professional manual</w:t>
      </w:r>
      <w:r>
        <w:t>. Psychological Assessment Resources.</w:t>
      </w:r>
    </w:p>
    <w:p w14:paraId="63BC20E8" w14:textId="77777777" w:rsidR="00F57FCF" w:rsidRDefault="00000000">
      <w:r>
        <w:t xml:space="preserve">Darley, J. M., &amp; Latané, B. (1968). Bystander intervention in emergencies: Diffusion of responsibility. </w:t>
      </w:r>
      <w:r>
        <w:rPr>
          <w:i/>
        </w:rPr>
        <w:t>Journal of Personality and Social Psychology, 8</w:t>
      </w:r>
      <w:r>
        <w:t>(4), 377–383.</w:t>
      </w:r>
    </w:p>
    <w:p w14:paraId="434740E5" w14:textId="77777777" w:rsidR="00F57FCF" w:rsidRDefault="00000000">
      <w:r>
        <w:t xml:space="preserve">Elliott, R., Bohart, A. C., Watson, J. C., &amp; Murphy, D. (2018). Therapist empathy and client outcome: An updated meta-analysis. </w:t>
      </w:r>
      <w:r>
        <w:rPr>
          <w:i/>
        </w:rPr>
        <w:t>Psychotherapy, 55</w:t>
      </w:r>
      <w:r>
        <w:t>(4), 399–410.</w:t>
      </w:r>
    </w:p>
    <w:p w14:paraId="1F915827" w14:textId="77777777" w:rsidR="00F57FCF" w:rsidRDefault="00000000">
      <w:r>
        <w:t xml:space="preserve">Festinger, L. (1957). </w:t>
      </w:r>
      <w:r>
        <w:rPr>
          <w:i/>
        </w:rPr>
        <w:t>A theory of cognitive dissonance</w:t>
      </w:r>
      <w:r>
        <w:t>. Stanford University Press.</w:t>
      </w:r>
    </w:p>
    <w:p w14:paraId="25EF842C" w14:textId="77777777" w:rsidR="00F57FCF" w:rsidRDefault="00000000">
      <w:r>
        <w:t xml:space="preserve">Festinger, L., &amp; Carlsmith, J. M. (1959). Cognitive consequences of forced compliance. </w:t>
      </w:r>
      <w:r>
        <w:rPr>
          <w:i/>
        </w:rPr>
        <w:t>Journal of Abnormal and Social Psychology, 58</w:t>
      </w:r>
      <w:r>
        <w:t>(2), 203–210.</w:t>
      </w:r>
    </w:p>
    <w:p w14:paraId="70AE41B5" w14:textId="77777777" w:rsidR="00F57FCF" w:rsidRDefault="00000000">
      <w:r>
        <w:t xml:space="preserve">Funder, D. C., &amp; Ozer, D. J. (1983). Behavior as a function of the situation. </w:t>
      </w:r>
      <w:r>
        <w:rPr>
          <w:i/>
        </w:rPr>
        <w:t>Journal of Personality and Social Psychology, 44</w:t>
      </w:r>
      <w:r>
        <w:t>(1), 107–112.</w:t>
      </w:r>
    </w:p>
    <w:p w14:paraId="681B9FA8" w14:textId="77777777" w:rsidR="00F57FCF" w:rsidRDefault="00000000">
      <w:r>
        <w:t xml:space="preserve">Funder, D. C., &amp; Ozer, D. J. (2019). Evaluating effect size in psychological research: Sense and nonsense. </w:t>
      </w:r>
      <w:r>
        <w:rPr>
          <w:i/>
        </w:rPr>
        <w:t>Advances in Methods and Practices in Psychological Science, 2</w:t>
      </w:r>
      <w:r>
        <w:t>(2), 156–168.</w:t>
      </w:r>
    </w:p>
    <w:p w14:paraId="06C8E73F" w14:textId="77777777" w:rsidR="00F57FCF" w:rsidRDefault="00000000">
      <w:r>
        <w:t xml:space="preserve">Goldberg, L. R. (1990). An alternative “description of personality”: The Big-Five factor structure. </w:t>
      </w:r>
      <w:r>
        <w:rPr>
          <w:i/>
        </w:rPr>
        <w:t>Journal of Personality and Social Psychology, 59</w:t>
      </w:r>
      <w:r>
        <w:t>(6), 1216–1229.</w:t>
      </w:r>
    </w:p>
    <w:p w14:paraId="645C0EFC" w14:textId="77777777" w:rsidR="00F57FCF" w:rsidRDefault="00000000">
      <w:r>
        <w:t xml:space="preserve">Hamilton, W. D. (1964). The genetical evolution of social behaviour I and II. </w:t>
      </w:r>
      <w:r>
        <w:rPr>
          <w:i/>
        </w:rPr>
        <w:t>Journal of Theoretical Biology, 7</w:t>
      </w:r>
      <w:r>
        <w:t>, 1–52.</w:t>
      </w:r>
    </w:p>
    <w:p w14:paraId="3AB7D51B" w14:textId="77777777" w:rsidR="00F57FCF" w:rsidRDefault="00000000">
      <w:r>
        <w:t xml:space="preserve">Haslam, S. A., Reicher, S. D., &amp; Birney, M. E. (2014). Nothing by mere authority: Evidence that in an experimental analogue of the Milgram paradigm participants are motivated not by orders but by appeals to science. </w:t>
      </w:r>
      <w:r>
        <w:rPr>
          <w:i/>
        </w:rPr>
        <w:t>Journal of Social Issues, 70</w:t>
      </w:r>
      <w:r>
        <w:t>(3), 473–488.</w:t>
      </w:r>
    </w:p>
    <w:p w14:paraId="39773471" w14:textId="77777777" w:rsidR="00F57FCF" w:rsidRDefault="00000000">
      <w:r>
        <w:lastRenderedPageBreak/>
        <w:t xml:space="preserve">Janis, I. L. (1982). </w:t>
      </w:r>
      <w:r>
        <w:rPr>
          <w:i/>
        </w:rPr>
        <w:t>Groupthink</w:t>
      </w:r>
      <w:r>
        <w:t xml:space="preserve"> (2nd ed.). Houghton Mifflin.</w:t>
      </w:r>
    </w:p>
    <w:p w14:paraId="2D239F67" w14:textId="77777777" w:rsidR="00F57FCF" w:rsidRDefault="00000000">
      <w:r>
        <w:t xml:space="preserve">Jones, E. E., &amp; Harris, V. A. (1967). The attribution of attitudes. </w:t>
      </w:r>
      <w:r>
        <w:rPr>
          <w:i/>
        </w:rPr>
        <w:t>Journal of Experimental Social Psychology, 3</w:t>
      </w:r>
      <w:r>
        <w:t>(1), 1–24.</w:t>
      </w:r>
    </w:p>
    <w:p w14:paraId="4AA70FC7" w14:textId="77777777" w:rsidR="00F57FCF" w:rsidRDefault="00000000">
      <w:r>
        <w:t xml:space="preserve">Le Texier, T. (2019). Debunking the Stanford Prison Experiment. </w:t>
      </w:r>
      <w:r>
        <w:rPr>
          <w:i/>
        </w:rPr>
        <w:t>American Psychologist, 74</w:t>
      </w:r>
      <w:r>
        <w:t>(7), 823–839.</w:t>
      </w:r>
    </w:p>
    <w:p w14:paraId="06152B93" w14:textId="77777777" w:rsidR="00F57FCF" w:rsidRPr="00C81FF2" w:rsidRDefault="00000000">
      <w:pPr>
        <w:rPr>
          <w:lang w:val="fr-CA"/>
        </w:rPr>
      </w:pPr>
      <w:r>
        <w:t xml:space="preserve">Manning, R., Levine, M., &amp; Collins, A. (2007). The Kitty Genovese murder and the social psychology of helping. </w:t>
      </w:r>
      <w:r w:rsidRPr="00C81FF2">
        <w:rPr>
          <w:i/>
          <w:lang w:val="fr-CA"/>
        </w:rPr>
        <w:t>American Psychologist, 62</w:t>
      </w:r>
      <w:r w:rsidRPr="00C81FF2">
        <w:rPr>
          <w:lang w:val="fr-CA"/>
        </w:rPr>
        <w:t>(6), 555–562.</w:t>
      </w:r>
    </w:p>
    <w:p w14:paraId="7535578D" w14:textId="77777777" w:rsidR="00F57FCF" w:rsidRDefault="00000000">
      <w:r w:rsidRPr="00C81FF2">
        <w:rPr>
          <w:lang w:val="fr-CA"/>
        </w:rPr>
        <w:t xml:space="preserve">Mihura, J. L., Meyer, G. J., Dumitrascu, N., &amp; Bombel, G. (2013). </w:t>
      </w:r>
      <w:r>
        <w:t xml:space="preserve">The validity of individual Rorschach variables. </w:t>
      </w:r>
      <w:r>
        <w:rPr>
          <w:i/>
        </w:rPr>
        <w:t>Psychological Bulletin, 139</w:t>
      </w:r>
      <w:r>
        <w:t>(3), 548–605.</w:t>
      </w:r>
    </w:p>
    <w:p w14:paraId="1A6CC26C" w14:textId="77777777" w:rsidR="00F57FCF" w:rsidRDefault="00000000">
      <w:r>
        <w:t xml:space="preserve">Milgram, S. (1963). Behavioral study of obedience. </w:t>
      </w:r>
      <w:r>
        <w:rPr>
          <w:i/>
        </w:rPr>
        <w:t>Journal of Abnormal and Social Psychology, 67</w:t>
      </w:r>
      <w:r>
        <w:t>(4), 371–378.</w:t>
      </w:r>
    </w:p>
    <w:p w14:paraId="596B68FF" w14:textId="77777777" w:rsidR="00F57FCF" w:rsidRDefault="00000000">
      <w:r>
        <w:t xml:space="preserve">Pettigrew, T. F., &amp; Tropp, L. R. (2006). A meta-analytic test of intergroup contact theory. </w:t>
      </w:r>
      <w:r>
        <w:rPr>
          <w:i/>
        </w:rPr>
        <w:t>Journal of Personality and Social Psychology, 90</w:t>
      </w:r>
      <w:r>
        <w:t>(5), 751–783.</w:t>
      </w:r>
    </w:p>
    <w:p w14:paraId="08A7EE95" w14:textId="77777777" w:rsidR="00F57FCF" w:rsidRDefault="00000000">
      <w:r>
        <w:t xml:space="preserve">Petty, R. E., &amp; Cacioppo, J. T. (1986). The elaboration likelihood model of persuasion. </w:t>
      </w:r>
      <w:r>
        <w:rPr>
          <w:i/>
        </w:rPr>
        <w:t>Advances in Experimental Social Psychology, 19</w:t>
      </w:r>
      <w:r>
        <w:t>, 123–205.</w:t>
      </w:r>
    </w:p>
    <w:p w14:paraId="2D788BD8" w14:textId="77777777" w:rsidR="00F57FCF" w:rsidRDefault="00000000">
      <w:r>
        <w:t xml:space="preserve">Postmes, T., &amp; Spears, R. (1998). Deindividuation and antinormative behavior: A meta-analysis. </w:t>
      </w:r>
      <w:r>
        <w:rPr>
          <w:i/>
        </w:rPr>
        <w:t>Psychological Bulletin, 123</w:t>
      </w:r>
      <w:r>
        <w:t>(3), 238–259.</w:t>
      </w:r>
    </w:p>
    <w:p w14:paraId="04999C6A" w14:textId="77777777" w:rsidR="00F57FCF" w:rsidRDefault="00000000">
      <w:r>
        <w:t xml:space="preserve">Rubin, M., &amp; Hewstone, M. (1998). Social identity theory’s self-esteem hypothesis: A review and some suggestions for clarification. </w:t>
      </w:r>
      <w:r>
        <w:rPr>
          <w:i/>
        </w:rPr>
        <w:t>Personality and Social Psychology Review, 2</w:t>
      </w:r>
      <w:r>
        <w:t>(1), 40–62.</w:t>
      </w:r>
    </w:p>
    <w:p w14:paraId="141231CD" w14:textId="77777777" w:rsidR="00F57FCF" w:rsidRDefault="00000000">
      <w:r>
        <w:t xml:space="preserve">Shewach, O. R., Sackett, P. R., &amp; Quint, S. (2019). Stereotype threat effects in settings with features likely versus unlikely in operational test settings: A meta-analysis. </w:t>
      </w:r>
      <w:r>
        <w:rPr>
          <w:i/>
        </w:rPr>
        <w:t>Journal of Applied Psychology, 104</w:t>
      </w:r>
      <w:r>
        <w:t>(12), 1514–1534.</w:t>
      </w:r>
    </w:p>
    <w:p w14:paraId="190D4E28" w14:textId="77777777" w:rsidR="00F57FCF" w:rsidRDefault="00000000">
      <w:r>
        <w:t xml:space="preserve">Steele, C. M. (1988). The psychology of self-affirmation: Sustaining the integrity of the self. </w:t>
      </w:r>
      <w:r>
        <w:rPr>
          <w:i/>
        </w:rPr>
        <w:t>Advances in Experimental Social Psychology, 21</w:t>
      </w:r>
      <w:r>
        <w:t>, 261–302.</w:t>
      </w:r>
    </w:p>
    <w:p w14:paraId="2E7C0F5A" w14:textId="77777777" w:rsidR="00F57FCF" w:rsidRDefault="00000000">
      <w:r>
        <w:t xml:space="preserve">Steele, C. M., &amp; Aronson, J. (1995). Stereotype threat and the intellectual test performance of African Americans. </w:t>
      </w:r>
      <w:r>
        <w:rPr>
          <w:i/>
        </w:rPr>
        <w:t>Journal of Personality and Social Psychology, 69</w:t>
      </w:r>
      <w:r>
        <w:t>(5), 797–811.</w:t>
      </w:r>
    </w:p>
    <w:p w14:paraId="6865B9B9" w14:textId="77777777" w:rsidR="00F57FCF" w:rsidRDefault="00000000">
      <w:r>
        <w:t xml:space="preserve">Tajfel, H., &amp; Turner, J. C. (1979). An integrative theory of intergroup conflict. In W. G. Austin &amp; S. Worchel (Eds.), </w:t>
      </w:r>
      <w:r>
        <w:rPr>
          <w:i/>
        </w:rPr>
        <w:t>The social psychology of intergroup relations</w:t>
      </w:r>
      <w:r>
        <w:t xml:space="preserve"> (pp. 33–47). Brooks/Cole.</w:t>
      </w:r>
    </w:p>
    <w:p w14:paraId="2192D9BB" w14:textId="77777777" w:rsidR="00F57FCF" w:rsidRDefault="00000000">
      <w:r>
        <w:t xml:space="preserve">Trivers, R. L. (1971). The evolution of reciprocal altruism. </w:t>
      </w:r>
      <w:r>
        <w:rPr>
          <w:i/>
        </w:rPr>
        <w:t>Quarterly Review of Biology, 46</w:t>
      </w:r>
      <w:r>
        <w:t>(1), 35–57.</w:t>
      </w:r>
    </w:p>
    <w:p w14:paraId="19B7A783" w14:textId="77777777" w:rsidR="00F57FCF" w:rsidRDefault="00000000">
      <w:r>
        <w:t xml:space="preserve">Zajonc, R. B. (1965). Social facilitation. </w:t>
      </w:r>
      <w:r>
        <w:rPr>
          <w:i/>
        </w:rPr>
        <w:t>Science, 149</w:t>
      </w:r>
      <w:r>
        <w:t>(3681), 269–274.</w:t>
      </w:r>
    </w:p>
    <w:sectPr w:rsidR="00F57FCF"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n Oxford" w:date="2026-07-25T16:09:00Z" w:initials="JO">
    <w:p w14:paraId="5A139463" w14:textId="77777777" w:rsidR="00C81FF2" w:rsidRDefault="00C81FF2" w:rsidP="00C81FF2">
      <w:pPr>
        <w:pStyle w:val="CommentText"/>
      </w:pPr>
      <w:r>
        <w:rPr>
          <w:rStyle w:val="CommentReference"/>
        </w:rPr>
        <w:annotationRef/>
      </w:r>
      <w:r>
        <w:t>Which indicated death!</w:t>
      </w:r>
    </w:p>
  </w:comment>
  <w:comment w:id="6" w:author="Jon Oxford" w:date="2026-07-25T16:11:00Z" w:initials="JO">
    <w:p w14:paraId="76BD3630" w14:textId="77777777" w:rsidR="00C81FF2" w:rsidRDefault="00C81FF2" w:rsidP="00C81FF2">
      <w:pPr>
        <w:pStyle w:val="CommentText"/>
      </w:pPr>
      <w:r>
        <w:rPr>
          <w:rStyle w:val="CommentReference"/>
        </w:rPr>
        <w:annotationRef/>
      </w:r>
      <w:r>
        <w:t xml:space="preserve">Don’t we have a blue emphasis spec? I think to make the text scannable we need to have something other than bold.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139463" w15:done="0"/>
  <w15:commentEx w15:paraId="76BD36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04D9CB" w16cex:dateUtc="2026-07-25T21:09:00Z"/>
  <w16cex:commentExtensible w16cex:durableId="7E481743" w16cex:dateUtc="2026-07-25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139463" w16cid:durableId="6B04D9CB"/>
  <w16cid:commentId w16cid:paraId="76BD3630" w16cid:durableId="7E4817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BDD88" w14:textId="77777777" w:rsidR="005705DA" w:rsidRDefault="005705DA">
      <w:pPr>
        <w:spacing w:after="0" w:line="240" w:lineRule="auto"/>
      </w:pPr>
      <w:r>
        <w:separator/>
      </w:r>
    </w:p>
  </w:endnote>
  <w:endnote w:type="continuationSeparator" w:id="0">
    <w:p w14:paraId="39193FC2" w14:textId="77777777" w:rsidR="005705DA" w:rsidRDefault="00570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B643" w14:textId="77777777" w:rsidR="00F57FCF"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E3664" w14:textId="77777777" w:rsidR="005705DA" w:rsidRDefault="005705DA">
      <w:pPr>
        <w:spacing w:after="0" w:line="240" w:lineRule="auto"/>
      </w:pPr>
      <w:r>
        <w:separator/>
      </w:r>
    </w:p>
  </w:footnote>
  <w:footnote w:type="continuationSeparator" w:id="0">
    <w:p w14:paraId="12CBE295" w14:textId="77777777" w:rsidR="005705DA" w:rsidRDefault="00570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4AF55" w14:textId="77777777" w:rsidR="00F57FCF" w:rsidRDefault="00000000">
    <w:pPr>
      <w:pStyle w:val="Header"/>
      <w:jc w:val="right"/>
    </w:pPr>
    <w:r>
      <w:rPr>
        <w:color w:val="555555"/>
        <w:sz w:val="17"/>
      </w:rPr>
      <w:t>Chapter 11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F847DE"/>
    <w:multiLevelType w:val="multilevel"/>
    <w:tmpl w:val="82660C2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0" w15:restartNumberingAfterBreak="0">
    <w:nsid w:val="015B3A45"/>
    <w:multiLevelType w:val="multilevel"/>
    <w:tmpl w:val="47AAA4C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1" w15:restartNumberingAfterBreak="0">
    <w:nsid w:val="134B48F1"/>
    <w:multiLevelType w:val="multilevel"/>
    <w:tmpl w:val="1FC6553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2" w15:restartNumberingAfterBreak="0">
    <w:nsid w:val="16056296"/>
    <w:multiLevelType w:val="multilevel"/>
    <w:tmpl w:val="E108A59A"/>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3" w15:restartNumberingAfterBreak="0">
    <w:nsid w:val="26A42332"/>
    <w:multiLevelType w:val="multilevel"/>
    <w:tmpl w:val="D9DA1B82"/>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4" w15:restartNumberingAfterBreak="0">
    <w:nsid w:val="276867B5"/>
    <w:multiLevelType w:val="multilevel"/>
    <w:tmpl w:val="B906B13A"/>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5" w15:restartNumberingAfterBreak="0">
    <w:nsid w:val="2B4B179A"/>
    <w:multiLevelType w:val="multilevel"/>
    <w:tmpl w:val="2E0E389C"/>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6" w15:restartNumberingAfterBreak="0">
    <w:nsid w:val="2DBB260A"/>
    <w:multiLevelType w:val="multilevel"/>
    <w:tmpl w:val="FCEC8800"/>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7" w15:restartNumberingAfterBreak="0">
    <w:nsid w:val="4ED05617"/>
    <w:multiLevelType w:val="multilevel"/>
    <w:tmpl w:val="E1AE53A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8" w15:restartNumberingAfterBreak="0">
    <w:nsid w:val="5D460B3E"/>
    <w:multiLevelType w:val="multilevel"/>
    <w:tmpl w:val="E40C5468"/>
    <w:lvl w:ilvl="0">
      <w:start w:val="1"/>
      <w:numFmt w:val="bullet"/>
      <w:pStyle w:val="List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9" w15:restartNumberingAfterBreak="0">
    <w:nsid w:val="5F5D4E01"/>
    <w:multiLevelType w:val="multilevel"/>
    <w:tmpl w:val="905EF20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0" w15:restartNumberingAfterBreak="0">
    <w:nsid w:val="66B44BA7"/>
    <w:multiLevelType w:val="multilevel"/>
    <w:tmpl w:val="168C47B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1" w15:restartNumberingAfterBreak="0">
    <w:nsid w:val="67BB3082"/>
    <w:multiLevelType w:val="multilevel"/>
    <w:tmpl w:val="3E489E4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2" w15:restartNumberingAfterBreak="0">
    <w:nsid w:val="71A51C6D"/>
    <w:multiLevelType w:val="multilevel"/>
    <w:tmpl w:val="78663FCA"/>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3" w15:restartNumberingAfterBreak="0">
    <w:nsid w:val="78C73224"/>
    <w:multiLevelType w:val="multilevel"/>
    <w:tmpl w:val="9F74C17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num w:numId="1" w16cid:durableId="986589875">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5DA"/>
    <w:rsid w:val="00722C6B"/>
    <w:rsid w:val="00AA1D8D"/>
    <w:rsid w:val="00B47730"/>
    <w:rsid w:val="00C81FF2"/>
    <w:rsid w:val="00CB0664"/>
    <w:rsid w:val="00F57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A46B8"/>
  <w14:defaultImageDpi w14:val="300"/>
  <w15:docId w15:val="{9CB85571-91B8-460F-804D-CACE2F9D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81FF2"/>
    <w:pPr>
      <w:spacing w:after="0" w:line="240" w:lineRule="auto"/>
    </w:pPr>
    <w:rPr>
      <w:rFonts w:ascii="Calibri" w:hAnsi="Calibri"/>
    </w:rPr>
  </w:style>
  <w:style w:type="character" w:styleId="CommentReference">
    <w:name w:val="annotation reference"/>
    <w:basedOn w:val="DefaultParagraphFont"/>
    <w:uiPriority w:val="99"/>
    <w:semiHidden/>
    <w:unhideWhenUsed/>
    <w:rsid w:val="00C81FF2"/>
    <w:rPr>
      <w:sz w:val="16"/>
      <w:szCs w:val="16"/>
    </w:rPr>
  </w:style>
  <w:style w:type="paragraph" w:styleId="CommentText">
    <w:name w:val="annotation text"/>
    <w:basedOn w:val="Normal"/>
    <w:link w:val="CommentTextChar"/>
    <w:uiPriority w:val="99"/>
    <w:unhideWhenUsed/>
    <w:rsid w:val="00C81FF2"/>
    <w:pPr>
      <w:spacing w:line="240" w:lineRule="auto"/>
    </w:pPr>
    <w:rPr>
      <w:sz w:val="20"/>
      <w:szCs w:val="20"/>
    </w:rPr>
  </w:style>
  <w:style w:type="character" w:customStyle="1" w:styleId="CommentTextChar">
    <w:name w:val="Comment Text Char"/>
    <w:basedOn w:val="DefaultParagraphFont"/>
    <w:link w:val="CommentText"/>
    <w:uiPriority w:val="99"/>
    <w:rsid w:val="00C81FF2"/>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81FF2"/>
    <w:rPr>
      <w:b/>
      <w:bCs/>
    </w:rPr>
  </w:style>
  <w:style w:type="character" w:customStyle="1" w:styleId="CommentSubjectChar">
    <w:name w:val="Comment Subject Char"/>
    <w:basedOn w:val="CommentTextChar"/>
    <w:link w:val="CommentSubject"/>
    <w:uiPriority w:val="99"/>
    <w:semiHidden/>
    <w:rsid w:val="00C81FF2"/>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8303</Words>
  <Characters>47827</Characters>
  <Application>Microsoft Office Word</Application>
  <DocSecurity>0</DocSecurity>
  <Lines>784</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Social Psychology - Line Edit</dc:title>
  <dc:subject>Psychology 101 instructor line-edit packet</dc:subject>
  <dc:creator>Oxford Psychology 101</dc:creator>
  <cp:keywords/>
  <dc:description>Disposable editorial snapshot generated from canonical Markdown.</dc:description>
  <cp:lastModifiedBy>Jon Oxford</cp:lastModifiedBy>
  <cp:revision>2</cp:revision>
  <dcterms:created xsi:type="dcterms:W3CDTF">2013-12-23T23:15:00Z</dcterms:created>
  <dcterms:modified xsi:type="dcterms:W3CDTF">2026-07-25T21:15:00Z</dcterms:modified>
  <cp:category/>
</cp:coreProperties>
</file>