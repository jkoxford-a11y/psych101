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F7B7F" w14:textId="77777777" w:rsidR="00074466" w:rsidRDefault="00000000">
      <w:pPr>
        <w:keepNext/>
        <w:spacing w:after="80"/>
      </w:pPr>
      <w:r>
        <w:rPr>
          <w:b/>
          <w:color w:val="0B2545"/>
          <w:sz w:val="48"/>
        </w:rPr>
        <w:t>Chapter 10: Lifespan Development</w:t>
      </w:r>
    </w:p>
    <w:p w14:paraId="4461C474" w14:textId="77777777" w:rsidR="00074466" w:rsidRDefault="00000000">
      <w:pPr>
        <w:spacing w:after="200"/>
      </w:pPr>
      <w:r>
        <w:rPr>
          <w:i/>
          <w:color w:val="555555"/>
          <w:sz w:val="24"/>
        </w:rPr>
        <w:t>Instructor line-edit copy</w:t>
      </w:r>
    </w:p>
    <w:p w14:paraId="75BA5FCB" w14:textId="77777777" w:rsidR="00074466" w:rsidRDefault="00000000">
      <w:pPr>
        <w:pBdr>
          <w:left w:val="single" w:sz="14" w:space="8" w:color="A6A6A6"/>
        </w:pBdr>
        <w:shd w:val="clear" w:color="auto" w:fill="F2F4F7"/>
        <w:spacing w:before="120" w:after="240"/>
        <w:ind w:left="180" w:right="120"/>
      </w:pPr>
      <w:r>
        <w:rPr>
          <w:color w:val="555555"/>
          <w:sz w:val="18"/>
        </w:rPr>
        <w:t>Snapshot generated 2026-07-19 from source\chapters\ch10-lifespan-development.md. Use Track Changes or comments for editorial review. Figures and video artwork are omitted, but their captions remain. The Markdown source remains authoritative.</w:t>
      </w:r>
    </w:p>
    <w:p w14:paraId="09F9DDCB" w14:textId="77777777" w:rsidR="00074466" w:rsidRDefault="00000000">
      <w:pPr>
        <w:pStyle w:val="Heading1"/>
      </w:pPr>
      <w:r>
        <w:rPr>
          <w:rFonts w:ascii="Calibri" w:hAnsi="Calibri"/>
        </w:rPr>
        <w:t>Misconception Opener</w:t>
      </w:r>
    </w:p>
    <w:p w14:paraId="51BE6FB7" w14:textId="77777777" w:rsidR="00074466" w:rsidRDefault="00000000">
      <w:r>
        <w:t>A newborn cannot hold a conversation, solve a math problem, or explain why she is angry. An adult can do all three. The natural conclusion is that development is mainly a story of addition: children begin with a few basic mental tools, then accumulate facts and skills until the adult set is complete.</w:t>
      </w:r>
    </w:p>
    <w:p w14:paraId="11D09773" w14:textId="77777777" w:rsidR="00074466" w:rsidRDefault="00000000">
      <w:r>
        <w:t xml:space="preserve">That picture is wrong in an important way. Children do not merely know </w:t>
      </w:r>
      <w:r>
        <w:rPr>
          <w:i/>
        </w:rPr>
        <w:t>less</w:t>
      </w:r>
      <w:r>
        <w:t xml:space="preserve"> than adults. The representations, strategies, and cognitive tools available to them change with development. Pour water from a short, wide glass into a tall, thin one and many 4-year-olds will insist that the tall glass now contains more. The child is not careless, and she is not a defective adult. She is solving the problem with the tools currently available to her—centering on height while failing to coordinate height and width.</w:t>
      </w:r>
    </w:p>
    <w:p w14:paraId="0A4ED3B3" w14:textId="77777777" w:rsidR="00074466" w:rsidRDefault="00000000">
      <w:r>
        <w:t>Piaget interpreted changes like this as evidence for broad cognitive stages. Later research shows a more complicated pattern: some changes look stage-like, others develop gradually, and performance often depends on the task. The durable lesson is not that every child switches mental operating systems on a fixed birthday. It is that development changes how a person represents and solves a problem. Teaching and parenting work better when they meet the learner who is actually present—not a smaller version of the adult we expect later.</w:t>
      </w:r>
    </w:p>
    <w:p w14:paraId="0D1C20FE" w14:textId="77777777" w:rsidR="00074466" w:rsidRDefault="00000000">
      <w:pPr>
        <w:pStyle w:val="Heading1"/>
      </w:pPr>
      <w:r>
        <w:rPr>
          <w:rFonts w:ascii="Calibri" w:hAnsi="Calibri"/>
        </w:rPr>
        <w:t>Where This Fits</w:t>
      </w:r>
    </w:p>
    <w:p w14:paraId="0B2A7523" w14:textId="77777777" w:rsidR="00074466" w:rsidRDefault="00000000">
      <w:r>
        <w:t>Why do humans take so long to grow up? That question runs underneath this chapter. The biological machinery from Chapter 3 develops for years; the learning processes from Chapter 7 tune it; the memory systems from Chapter 8 become usable on different schedules; and the social behavior in Chapter 11 grows from early relationships and increasingly complex social worlds. We will follow that construction process from before birth through late adulthood using three recurring tensions:</w:t>
      </w:r>
    </w:p>
    <w:p w14:paraId="76DC706A" w14:textId="77777777" w:rsidR="00074466" w:rsidRDefault="00000000">
      <w:pPr>
        <w:pStyle w:val="ListBullet"/>
      </w:pPr>
      <w:r>
        <w:t>How do biology and experience interact?</w:t>
      </w:r>
    </w:p>
    <w:p w14:paraId="01D19543" w14:textId="77777777" w:rsidR="00074466" w:rsidRDefault="00000000">
      <w:pPr>
        <w:pStyle w:val="ListBullet"/>
      </w:pPr>
      <w:r>
        <w:t>Does change occur gradually or in stages?</w:t>
      </w:r>
    </w:p>
    <w:p w14:paraId="6057DD77" w14:textId="77777777" w:rsidR="00074466" w:rsidRDefault="00000000">
      <w:pPr>
        <w:pStyle w:val="ListBullet"/>
      </w:pPr>
      <w:r>
        <w:t>what remains stable while the person changes?</w:t>
      </w:r>
    </w:p>
    <w:p w14:paraId="25D80BEE" w14:textId="77777777" w:rsidR="00074466" w:rsidRDefault="00000000">
      <w:pPr>
        <w:pStyle w:val="Heading1"/>
      </w:pPr>
      <w:r>
        <w:rPr>
          <w:rFonts w:ascii="Calibri" w:hAnsi="Calibri"/>
        </w:rPr>
        <w:lastRenderedPageBreak/>
        <w:t>Learning Objectives</w:t>
      </w:r>
    </w:p>
    <w:p w14:paraId="6C4E70F1" w14:textId="77777777" w:rsidR="00074466" w:rsidRDefault="00000000">
      <w:r>
        <w:t>By the end of this chapter, students should be able to:</w:t>
      </w:r>
    </w:p>
    <w:p w14:paraId="184FB255" w14:textId="77777777" w:rsidR="00074466" w:rsidRDefault="00000000">
      <w:pPr>
        <w:pStyle w:val="ListNumber"/>
        <w:numPr>
          <w:ilvl w:val="0"/>
          <w:numId w:val="1"/>
        </w:numPr>
      </w:pPr>
      <w:r>
        <w:rPr>
          <w:b/>
        </w:rPr>
        <w:t>Distinguish</w:t>
      </w:r>
      <w:r>
        <w:t xml:space="preserve"> cross-sectional from longitudinal research and explain cohort effects, attrition, and practice effects.</w:t>
      </w:r>
    </w:p>
    <w:p w14:paraId="44792632" w14:textId="77777777" w:rsidR="00074466" w:rsidRDefault="00000000">
      <w:pPr>
        <w:pStyle w:val="ListNumber"/>
        <w:numPr>
          <w:ilvl w:val="0"/>
          <w:numId w:val="1"/>
        </w:numPr>
      </w:pPr>
      <w:r>
        <w:rPr>
          <w:b/>
        </w:rPr>
        <w:t>Explain</w:t>
      </w:r>
      <w:r>
        <w:t xml:space="preserve"> how timing, dose, biology, and context shape the effects of prenatal teratogens.</w:t>
      </w:r>
    </w:p>
    <w:p w14:paraId="76BB124B" w14:textId="77777777" w:rsidR="00074466" w:rsidRDefault="00000000">
      <w:pPr>
        <w:pStyle w:val="ListNumber"/>
        <w:numPr>
          <w:ilvl w:val="0"/>
          <w:numId w:val="1"/>
        </w:numPr>
      </w:pPr>
      <w:r>
        <w:rPr>
          <w:b/>
        </w:rPr>
        <w:t>Compare</w:t>
      </w:r>
      <w:r>
        <w:t xml:space="preserve"> Piaget's active-construction account with Vygotsky's socially supported account, including assimilation, accommodation, stages, the ZPD, and scaffolding.</w:t>
      </w:r>
    </w:p>
    <w:p w14:paraId="01B9C80D" w14:textId="77777777" w:rsidR="00074466" w:rsidRDefault="00000000">
      <w:pPr>
        <w:pStyle w:val="ListNumber"/>
        <w:numPr>
          <w:ilvl w:val="0"/>
          <w:numId w:val="1"/>
        </w:numPr>
      </w:pPr>
      <w:r>
        <w:rPr>
          <w:b/>
        </w:rPr>
        <w:t>Interpret</w:t>
      </w:r>
      <w:r>
        <w:t xml:space="preserve"> attachment classifications as probabilistic relationship patterns measured during reunion—not fixed traits or destinies.</w:t>
      </w:r>
    </w:p>
    <w:p w14:paraId="4F3C577D" w14:textId="77777777" w:rsidR="00074466" w:rsidRDefault="00000000">
      <w:pPr>
        <w:pStyle w:val="ListNumber"/>
        <w:numPr>
          <w:ilvl w:val="0"/>
          <w:numId w:val="1"/>
        </w:numPr>
      </w:pPr>
      <w:r>
        <w:rPr>
          <w:b/>
        </w:rPr>
        <w:t>Apply</w:t>
      </w:r>
      <w:r>
        <w:t xml:space="preserve"> differential susceptibility and parenting-style research without treating correlational patterns as simple one-way causes.</w:t>
      </w:r>
    </w:p>
    <w:p w14:paraId="58F53C2A" w14:textId="77777777" w:rsidR="00074466" w:rsidRDefault="00000000">
      <w:pPr>
        <w:pStyle w:val="ListNumber"/>
        <w:numPr>
          <w:ilvl w:val="0"/>
          <w:numId w:val="1"/>
        </w:numPr>
      </w:pPr>
      <w:r>
        <w:rPr>
          <w:b/>
        </w:rPr>
        <w:t>Distinguish</w:t>
      </w:r>
      <w:r>
        <w:t xml:space="preserve"> moral motivation from moral reasoning and explain how replication changes scientific conclusions.</w:t>
      </w:r>
    </w:p>
    <w:p w14:paraId="5311FB5C" w14:textId="77777777" w:rsidR="00074466" w:rsidRDefault="00000000">
      <w:pPr>
        <w:pStyle w:val="ListNumber"/>
        <w:numPr>
          <w:ilvl w:val="0"/>
          <w:numId w:val="1"/>
        </w:numPr>
      </w:pPr>
      <w:r>
        <w:rPr>
          <w:b/>
        </w:rPr>
        <w:t>Explain</w:t>
      </w:r>
      <w:r>
        <w:t xml:space="preserve"> adolescence and aging as uneven developmental reorganizations shaped by biology, experience, opportunity, and social context.</w:t>
      </w:r>
    </w:p>
    <w:p w14:paraId="73E4EC09" w14:textId="77777777" w:rsidR="00074466" w:rsidRDefault="00000000">
      <w:pPr>
        <w:pStyle w:val="Heading1"/>
      </w:pPr>
      <w:r>
        <w:rPr>
          <w:rFonts w:ascii="Calibri" w:hAnsi="Calibri"/>
        </w:rPr>
        <w:t>Section 1: Development as Construction</w:t>
      </w:r>
    </w:p>
    <w:p w14:paraId="303FF986" w14:textId="77777777" w:rsidR="00074466" w:rsidRDefault="00000000">
      <w:pPr>
        <w:pStyle w:val="Heading2"/>
      </w:pPr>
      <w:r>
        <w:rPr>
          <w:rFonts w:ascii="Calibri" w:hAnsi="Calibri"/>
        </w:rPr>
        <w:t>Three questions that organize the lifespan</w:t>
      </w:r>
    </w:p>
    <w:p w14:paraId="21546505" w14:textId="77777777" w:rsidR="00074466" w:rsidRDefault="00000000">
      <w:r>
        <w:t>Every developmental psychologist eventually runs into three tensions.</w:t>
      </w:r>
    </w:p>
    <w:p w14:paraId="3DB43467" w14:textId="77777777" w:rsidR="00074466" w:rsidRDefault="00000000">
      <w:r>
        <w:t xml:space="preserve">The first is </w:t>
      </w:r>
      <w:r>
        <w:rPr>
          <w:b/>
        </w:rPr>
        <w:t>nature and nurture</w:t>
      </w:r>
      <w:r>
        <w:t>. By now, the answer “both” should feel almost automatic—but it is only the beginning. Biology changes which environments people notice, evoke, and select. Experience changes which biological potentials are expressed and which pathways become practiced. Development is transactional: the child changes the environment, and the environment changes the child.</w:t>
      </w:r>
    </w:p>
    <w:p w14:paraId="454B271D" w14:textId="77777777" w:rsidR="00074466" w:rsidRDefault="00000000">
      <w:r>
        <w:t xml:space="preserve">The second is </w:t>
      </w:r>
      <w:r>
        <w:rPr>
          <w:b/>
        </w:rPr>
        <w:t>continuity versus stages</w:t>
      </w:r>
      <w:r>
        <w:t>. Does a capacity grow gradually, like a tree trunk widening, or reorganize into a qualitatively different form, like metamorphosis? The answer depends partly on what you measure. Vocabulary may accumulate continuously while a strategy for solving a conservation problem appears more abruptly. A stage can be a useful map without being a rigid calendar.</w:t>
      </w:r>
    </w:p>
    <w:p w14:paraId="6F285940" w14:textId="77777777" w:rsidR="00074466" w:rsidRDefault="00000000">
      <w:r>
        <w:t xml:space="preserve">The third is </w:t>
      </w:r>
      <w:r>
        <w:rPr>
          <w:b/>
        </w:rPr>
        <w:t>stability and change</w:t>
      </w:r>
      <w:r>
        <w:t xml:space="preserve">. A </w:t>
      </w:r>
      <w:commentRangeStart w:id="0"/>
      <w:r>
        <w:t xml:space="preserve">temperamentally </w:t>
      </w:r>
      <w:commentRangeEnd w:id="0"/>
      <w:r w:rsidR="00551BB3">
        <w:rPr>
          <w:rStyle w:val="CommentReference"/>
          <w:sz w:val="22"/>
          <w:szCs w:val="22"/>
        </w:rPr>
        <w:commentReference w:id="0"/>
      </w:r>
      <w:r>
        <w:t>reactive infant may become a cautious adult, yet the expression of that reactivity changes with self-control, relationships, and context. Fluid cognitive abilities show average age-related trajectories, but people differ enormously around those averages. Stability never means absence of development.</w:t>
      </w:r>
    </w:p>
    <w:p w14:paraId="79F4E4A8" w14:textId="77777777" w:rsidR="00074466" w:rsidRDefault="00000000">
      <w:pPr>
        <w:pStyle w:val="Heading2"/>
      </w:pPr>
      <w:r>
        <w:rPr>
          <w:rFonts w:ascii="Calibri" w:hAnsi="Calibri"/>
        </w:rPr>
        <w:lastRenderedPageBreak/>
        <w:t>Why humans take so long to grow up</w:t>
      </w:r>
    </w:p>
    <w:p w14:paraId="42F4FD56" w14:textId="0C977568" w:rsidR="00074466" w:rsidRDefault="00000000">
      <w:r>
        <w:rPr>
          <w:b/>
        </w:rPr>
        <w:t>Life history theory</w:t>
      </w:r>
      <w:r>
        <w:t xml:space="preserve"> asks how organisms allocate limited energy and time among growth, maintenance, and reproduction. </w:t>
      </w:r>
      <w:ins w:id="1" w:author="Jon Oxford" w:date="2026-07-24T10:24:00Z" w16du:dateUtc="2026-07-24T15:24:00Z">
        <w:r w:rsidR="00376E2F">
          <w:t>Consider, that amount of energy and organism can acquire</w:t>
        </w:r>
      </w:ins>
      <w:ins w:id="2" w:author="Jon Oxford" w:date="2026-07-24T10:25:00Z" w16du:dateUtc="2026-07-24T15:25:00Z">
        <w:r w:rsidR="00376E2F">
          <w:t xml:space="preserve"> is finite, they can invest in everything ever. It is a trade-off. </w:t>
        </w:r>
      </w:ins>
      <w:ins w:id="3" w:author="Jon Oxford" w:date="2026-07-24T10:26:00Z" w16du:dateUtc="2026-07-24T15:26:00Z">
        <w:r w:rsidR="00376E2F">
          <w:t xml:space="preserve">Primates life histories are characterized as Live </w:t>
        </w:r>
      </w:ins>
      <w:ins w:id="4" w:author="Jon Oxford" w:date="2026-07-24T10:27:00Z" w16du:dateUtc="2026-07-24T15:27:00Z">
        <w:r w:rsidR="00376E2F">
          <w:t xml:space="preserve">long die older, rather than live fast die young, like fruit flies. </w:t>
        </w:r>
      </w:ins>
      <w:del w:id="5" w:author="Jon Oxford" w:date="2026-07-24T10:26:00Z" w16du:dateUtc="2026-07-24T15:26:00Z">
        <w:r w:rsidDel="00376E2F">
          <w:delText xml:space="preserve">Compared with other primates, </w:delText>
        </w:r>
      </w:del>
      <w:r>
        <w:t>humans</w:t>
      </w:r>
      <w:ins w:id="6" w:author="Jon Oxford" w:date="2026-07-24T10:27:00Z" w16du:dateUtc="2026-07-24T15:27:00Z">
        <w:r w:rsidR="00376E2F">
          <w:t xml:space="preserve"> take that to the extreme with </w:t>
        </w:r>
      </w:ins>
      <w:del w:id="7" w:author="Jon Oxford" w:date="2026-07-24T10:27:00Z" w16du:dateUtc="2026-07-24T15:27:00Z">
        <w:r w:rsidDel="00376E2F">
          <w:delText xml:space="preserve"> combine an unusually</w:delText>
        </w:r>
      </w:del>
      <w:ins w:id="8" w:author="Jon Oxford" w:date="2026-07-24T10:27:00Z" w16du:dateUtc="2026-07-24T15:27:00Z">
        <w:r w:rsidR="00376E2F">
          <w:t>unusually</w:t>
        </w:r>
      </w:ins>
      <w:r>
        <w:t xml:space="preserve"> long juvenile period</w:t>
      </w:r>
      <w:ins w:id="9" w:author="Jon Oxford" w:date="2026-07-24T10:27:00Z" w16du:dateUtc="2026-07-24T15:27:00Z">
        <w:r w:rsidR="00376E2F">
          <w:t xml:space="preserve"> (</w:t>
        </w:r>
      </w:ins>
      <w:ins w:id="10" w:author="Jon Oxford" w:date="2026-07-24T10:28:00Z" w16du:dateUtc="2026-07-24T15:28:00Z">
        <w:r w:rsidR="00376E2F">
          <w:t>for learning)</w:t>
        </w:r>
      </w:ins>
      <w:r>
        <w:t>, substantial postnatal brain growth, extensive learning, long life, and heavy investment in dependent offspring</w:t>
      </w:r>
      <w:del w:id="11" w:author="Jon Oxford" w:date="2026-07-24T10:28:00Z" w16du:dateUtc="2026-07-24T15:28:00Z">
        <w:r w:rsidDel="00376E2F">
          <w:delText>. That package is distinctive—but it is not one simple fast-to-slow ranking in which humans hold every record</w:delText>
        </w:r>
      </w:del>
      <w:r>
        <w:t xml:space="preserve"> (Kaplan et al., 2000; Oxford &amp; Geary, 2019).</w:t>
      </w:r>
    </w:p>
    <w:p w14:paraId="4BA7B345" w14:textId="7ED5C6A0" w:rsidR="00074466" w:rsidRDefault="00000000">
      <w:r>
        <w:t xml:space="preserve">Human childhood is long, plastic, and expensive. Around ages four to five, the developing brain consumes roughly two-thirds of the body's resting energy budget (Kuzawa et al., 2014). Human infants are also born </w:t>
      </w:r>
      <w:ins w:id="12" w:author="Jon Oxford" w:date="2026-07-24T10:29:00Z" w16du:dateUtc="2026-07-24T15:29:00Z">
        <w:r w:rsidR="008D5AEB">
          <w:t xml:space="preserve">with precocial social skills, </w:t>
        </w:r>
      </w:ins>
      <w:ins w:id="13" w:author="Jon Oxford" w:date="2026-07-24T10:30:00Z" w16du:dateUtc="2026-07-24T15:30:00Z">
        <w:r w:rsidR="008D5AEB">
          <w:t xml:space="preserve">while physically altricial </w:t>
        </w:r>
      </w:ins>
      <w:del w:id="14" w:author="Jon Oxford" w:date="2026-07-24T10:30:00Z" w16du:dateUtc="2026-07-24T15:30:00Z">
        <w:r w:rsidDel="008D5AEB">
          <w:delText>neurologically immature relative to their eventual adult state, so an unusually large share of brain construction occurs after birth. T</w:delText>
        </w:r>
      </w:del>
      <w:ins w:id="15" w:author="Jon Oxford" w:date="2026-07-24T10:30:00Z" w16du:dateUtc="2026-07-24T15:30:00Z">
        <w:r w:rsidR="008D5AEB">
          <w:t>t</w:t>
        </w:r>
      </w:ins>
      <w:r>
        <w:t xml:space="preserve">his pattern is called </w:t>
      </w:r>
      <w:r>
        <w:rPr>
          <w:b/>
        </w:rPr>
        <w:t>secondary altriciality</w:t>
      </w:r>
      <w:r>
        <w:t>. More postnatal development creates a longer window in which local ecology, language, culture, and relationships can tune a highly capable nervous system.</w:t>
      </w:r>
    </w:p>
    <w:p w14:paraId="7B952E89" w14:textId="145B67A8" w:rsidR="00074466" w:rsidRDefault="008D5AEB">
      <w:ins w:id="16" w:author="Jon Oxford" w:date="2026-07-24T10:30:00Z" w16du:dateUtc="2026-07-24T15:30:00Z">
        <w:r>
          <w:t>Taking so lo</w:t>
        </w:r>
      </w:ins>
      <w:ins w:id="17" w:author="Jon Oxford" w:date="2026-07-24T10:31:00Z" w16du:dateUtc="2026-07-24T15:31:00Z">
        <w:r>
          <w:t>ng to develop places a premium on provisioning, it literally takes a village to raise a child in the wild</w:t>
        </w:r>
      </w:ins>
      <w:ins w:id="18" w:author="Jon Oxford" w:date="2026-07-24T10:33:00Z" w16du:dateUtc="2026-07-24T15:33:00Z">
        <w:r>
          <w:t>. It is not only food provisioning, by paternal investment and bilateral kinship networks</w:t>
        </w:r>
      </w:ins>
      <w:ins w:id="19" w:author="Jon Oxford" w:date="2026-07-24T10:34:00Z" w16du:dateUtc="2026-07-24T15:34:00Z">
        <w:r>
          <w:t xml:space="preserve"> are exceedingly rare </w:t>
        </w:r>
      </w:ins>
      <w:ins w:id="20" w:author="Jon Oxford" w:date="2026-07-24T10:35:00Z" w16du:dateUtc="2026-07-24T15:35:00Z">
        <w:r>
          <w:t>in primates and</w:t>
        </w:r>
      </w:ins>
      <w:ins w:id="21" w:author="Jon Oxford" w:date="2026-07-24T10:33:00Z" w16du:dateUtc="2026-07-24T15:33:00Z">
        <w:r>
          <w:t xml:space="preserve"> </w:t>
        </w:r>
      </w:ins>
      <w:ins w:id="22" w:author="Jon Oxford" w:date="2026-07-24T10:34:00Z" w16du:dateUtc="2026-07-24T15:34:00Z">
        <w:r>
          <w:t xml:space="preserve">provide that local social ecology to which the brain is adapting. </w:t>
        </w:r>
      </w:ins>
      <w:ins w:id="23" w:author="Jon Oxford" w:date="2026-07-24T10:31:00Z" w16du:dateUtc="2026-07-24T15:31:00Z">
        <w:r>
          <w:t xml:space="preserve"> </w:t>
        </w:r>
      </w:ins>
      <w:del w:id="24" w:author="Jon Oxford" w:date="2026-07-24T10:30:00Z" w16du:dateUtc="2026-07-24T15:30:00Z">
        <w:r w:rsidR="00000000" w:rsidDel="008D5AEB">
          <w:delText>T</w:delText>
        </w:r>
      </w:del>
      <w:del w:id="25" w:author="Jon Oxford" w:date="2026-07-24T10:31:00Z" w16du:dateUtc="2026-07-24T15:31:00Z">
        <w:r w:rsidR="00000000" w:rsidDel="008D5AEB">
          <w:delText>hat long construction period also creates a provisioning problem. Human childre</w:delText>
        </w:r>
      </w:del>
      <w:del w:id="26" w:author="Jon Oxford" w:date="2026-07-24T10:32:00Z" w16du:dateUtc="2026-07-24T15:32:00Z">
        <w:r w:rsidR="00000000" w:rsidDel="008D5AEB">
          <w:delText>n require food, protection, teaching, and supervision for years.</w:delText>
        </w:r>
      </w:del>
      <w:r w:rsidR="00000000">
        <w:t xml:space="preserve"> </w:t>
      </w:r>
      <w:r w:rsidR="00000000">
        <w:rPr>
          <w:b/>
        </w:rPr>
        <w:t>Cooperative breeding</w:t>
      </w:r>
      <w:r w:rsidR="00000000">
        <w:t>—care and provisioning supplied by fathers, grandparents, siblings, and other helpers—offers one important model for how ancestral human groups could support those costs (Isler &amp; van Schaik, 2012).</w:t>
      </w:r>
      <w:del w:id="27" w:author="Jon Oxford" w:date="2026-07-24T10:32:00Z" w16du:dateUtc="2026-07-24T15:32:00Z">
        <w:r w:rsidR="00000000" w:rsidDel="008D5AEB">
          <w:delText xml:space="preserve"> Secondary altriciality, cooperative care, social learning, diet, and brain expansion likely co-evolved. </w:delText>
        </w:r>
      </w:del>
      <w:del w:id="28" w:author="Jon Oxford" w:date="2026-07-24T08:12:00Z" w16du:dateUtc="2026-07-24T13:12:00Z">
        <w:r w:rsidR="00000000" w:rsidDel="00551BB3">
          <w:delText>None is established as the single first cause.</w:delText>
        </w:r>
      </w:del>
    </w:p>
    <w:p w14:paraId="2527411F" w14:textId="77777777" w:rsidR="00074466" w:rsidRDefault="00000000">
      <w:pPr>
        <w:spacing w:before="60" w:after="60"/>
      </w:pPr>
      <w:r>
        <w:rPr>
          <w:i/>
          <w:color w:val="666666"/>
          <w:sz w:val="18"/>
        </w:rPr>
        <w:t>[Figure artwork omitted from line-edit packet; caption follows.]</w:t>
      </w:r>
    </w:p>
    <w:p w14:paraId="6DFA05C5" w14:textId="77777777" w:rsidR="00074466" w:rsidRDefault="00000000">
      <w:r>
        <w:rPr>
          <w:i/>
        </w:rPr>
        <w:t>Figure 10.1. Human childhood is long, plastic, and expensive. Extended postnatal brain development creates opportunities for learning, while shared caregiving helps support a long period of dependence. The figure summarizes a supported coevolutionary model, not a complete or uniquely established origin story.</w:t>
      </w:r>
    </w:p>
    <w:p w14:paraId="2BBC49A8" w14:textId="77777777" w:rsidR="00074466" w:rsidRDefault="00000000">
      <w:pPr>
        <w:pStyle w:val="Heading2"/>
      </w:pPr>
      <w:r>
        <w:rPr>
          <w:rFonts w:ascii="Calibri" w:hAnsi="Calibri"/>
        </w:rPr>
        <w:t>How to study change across time</w:t>
      </w:r>
    </w:p>
    <w:p w14:paraId="71628BDE" w14:textId="77777777" w:rsidR="00074466" w:rsidRDefault="00000000">
      <w:r>
        <w:t xml:space="preserve">A </w:t>
      </w:r>
      <w:r>
        <w:rPr>
          <w:b/>
        </w:rPr>
        <w:t>cross-sectional study</w:t>
      </w:r>
      <w:r>
        <w:t xml:space="preserve"> compares people of different ages at one point in time. Imagine testing 20-, 50-, and 80-year-olds this year. The design is </w:t>
      </w:r>
      <w:commentRangeStart w:id="29"/>
      <w:r>
        <w:t>fast</w:t>
      </w:r>
      <w:commentRangeEnd w:id="29"/>
      <w:r w:rsidR="00376E2F">
        <w:rPr>
          <w:rStyle w:val="CommentReference"/>
          <w:sz w:val="22"/>
          <w:szCs w:val="22"/>
        </w:rPr>
        <w:commentReference w:id="29"/>
      </w:r>
      <w:r>
        <w:t xml:space="preserve">, but age is confounded with </w:t>
      </w:r>
      <w:r>
        <w:rPr>
          <w:b/>
        </w:rPr>
        <w:t>cohort effects</w:t>
      </w:r>
      <w:r>
        <w:t>: the groups grew up in different historical conditions. Differences in schooling, nutrition, technology, pollution, or economic hardship can masquerade as effects of aging.</w:t>
      </w:r>
    </w:p>
    <w:p w14:paraId="6C9CBBAE" w14:textId="77777777" w:rsidR="00074466" w:rsidRDefault="00000000">
      <w:r>
        <w:t xml:space="preserve">A </w:t>
      </w:r>
      <w:r>
        <w:rPr>
          <w:b/>
        </w:rPr>
        <w:t>longitudinal study</w:t>
      </w:r>
      <w:r>
        <w:t xml:space="preserve"> follows the same people across years or decades. It measures actual within-person change, but it is slow and expensive. </w:t>
      </w:r>
      <w:commentRangeStart w:id="30"/>
      <w:r>
        <w:t>It</w:t>
      </w:r>
      <w:commentRangeEnd w:id="30"/>
      <w:r w:rsidR="00376E2F">
        <w:rPr>
          <w:rStyle w:val="CommentReference"/>
          <w:sz w:val="22"/>
          <w:szCs w:val="22"/>
        </w:rPr>
        <w:commentReference w:id="30"/>
      </w:r>
      <w:r>
        <w:t xml:space="preserve"> also faces </w:t>
      </w:r>
      <w:r>
        <w:rPr>
          <w:b/>
        </w:rPr>
        <w:t>attrition</w:t>
      </w:r>
      <w:r>
        <w:t xml:space="preserve">: participants who remain in a decades-long </w:t>
      </w:r>
      <w:r>
        <w:lastRenderedPageBreak/>
        <w:t>study are often healthier and more advantaged than those who leave. Repeated testing can produce practice effects, so later performance reflects both development and familiarity with the task.</w:t>
      </w:r>
    </w:p>
    <w:p w14:paraId="53D9021D" w14:textId="77777777" w:rsidR="00074466" w:rsidRDefault="00000000">
      <w:pPr>
        <w:spacing w:before="60" w:after="60"/>
      </w:pPr>
      <w:r>
        <w:rPr>
          <w:i/>
          <w:color w:val="666666"/>
          <w:sz w:val="18"/>
        </w:rPr>
        <w:t>[Figure artwork omitted from line-edit packet; caption follows.]</w:t>
      </w:r>
    </w:p>
    <w:p w14:paraId="4732EEC6" w14:textId="77777777" w:rsidR="00074466" w:rsidRDefault="00000000">
      <w:r>
        <w:rPr>
          <w:i/>
        </w:rPr>
        <w:t>Figure 10.2. Cross-sectional studies compare different age groups at one moment, which is efficient but vulnerable to cohort effects. Longitudinal studies follow the same people across time, which measures within-person change but is slower and vulnerable to attrition and repeated-testing effects.</w:t>
      </w:r>
    </w:p>
    <w:p w14:paraId="07FEEC6A" w14:textId="77777777" w:rsidR="00074466" w:rsidRDefault="00000000">
      <w:pPr>
        <w:pBdr>
          <w:left w:val="single" w:sz="14" w:space="8" w:color="2E74B5"/>
        </w:pBdr>
        <w:shd w:val="clear" w:color="auto" w:fill="F4F6F9"/>
        <w:spacing w:before="80" w:after="160"/>
        <w:ind w:left="180" w:right="120"/>
      </w:pPr>
      <w:r>
        <w:rPr>
          <w:b/>
        </w:rPr>
        <w:t>Stop and Retrieve:</w:t>
      </w:r>
      <w:r>
        <w:t xml:space="preserve"> A study tests 20-, 50-, and 80-year-olds today. Another tests the same people every five years. Which design is which, and what is the signature weakness of each?</w:t>
      </w:r>
    </w:p>
    <w:p w14:paraId="59C040C0" w14:textId="77777777" w:rsidR="00074466" w:rsidRDefault="00000000">
      <w:pPr>
        <w:pStyle w:val="Heading2"/>
      </w:pPr>
      <w:r>
        <w:rPr>
          <w:rFonts w:ascii="Calibri" w:hAnsi="Calibri"/>
        </w:rPr>
        <w:t>Before birth: timing and dose</w:t>
      </w:r>
    </w:p>
    <w:p w14:paraId="3F80DFF7" w14:textId="77777777" w:rsidR="00074466" w:rsidRDefault="00000000">
      <w:r>
        <w:t xml:space="preserve">The construction project begins before birth. </w:t>
      </w:r>
      <w:r>
        <w:rPr>
          <w:b/>
        </w:rPr>
        <w:t>Teratogens</w:t>
      </w:r>
      <w:r>
        <w:t xml:space="preserve"> are chemical, biological, or physical agents that can disrupt prenatal development. Alcohol, nicotine, certain medications, high-dose radiation, and infections such as rubella or cytomegalovirus are established examples.</w:t>
      </w:r>
    </w:p>
    <w:p w14:paraId="4E1CD4E1" w14:textId="52D8952F" w:rsidR="00074466" w:rsidRDefault="00000000">
      <w:r>
        <w:t xml:space="preserve">The effect of a teratogen </w:t>
      </w:r>
      <w:del w:id="31" w:author="Jon Oxford" w:date="2026-07-24T10:35:00Z" w16du:dateUtc="2026-07-24T15:35:00Z">
        <w:r w:rsidDel="008D5AEB">
          <w:delText>depends on more than its name.</w:delText>
        </w:r>
      </w:del>
      <w:ins w:id="32" w:author="Jon Oxford" w:date="2026-07-24T10:35:00Z" w16du:dateUtc="2026-07-24T15:35:00Z">
        <w:r w:rsidR="008D5AEB">
          <w:t>depend on dosage and timing.</w:t>
        </w:r>
      </w:ins>
      <w:r>
        <w:t xml:space="preserve"> </w:t>
      </w:r>
      <w:r>
        <w:rPr>
          <w:b/>
        </w:rPr>
        <w:t>Timing</w:t>
      </w:r>
      <w:r>
        <w:t xml:space="preserve"> matters because organs and neural systems are built on different schedules; disruption during active construction can have especially large effects. </w:t>
      </w:r>
      <w:r>
        <w:rPr>
          <w:b/>
        </w:rPr>
        <w:t>Dose and pattern</w:t>
      </w:r>
      <w:r>
        <w:t xml:space="preserve"> matter because risk generally rises with the amount and frequency of exposure, although the dose-response relationship differs among teratogens. The pregnant person's and fetus's biology, nutrition, stress, and other exposures also affect outcomes.</w:t>
      </w:r>
    </w:p>
    <w:p w14:paraId="431FA6E3" w14:textId="77777777" w:rsidR="00074466" w:rsidRDefault="00000000">
      <w:r>
        <w:t>Alcohol deserves an especially clear boundary. No amount or period of prenatal alcohol exposure has been established as safe. Exposure early in pregnancy can disrupt facial and organ development, while brain growth can be affected throughout pregnancy. Current public-health guidance therefore recommends avoiding alcohol during pregnancy rather than trying to identify a safe threshold (Centers for Disease Control and Prevention, 2026).</w:t>
      </w:r>
    </w:p>
    <w:p w14:paraId="30522291" w14:textId="77777777" w:rsidR="00074466" w:rsidRDefault="00000000">
      <w:pPr>
        <w:pStyle w:val="Heading2"/>
      </w:pPr>
      <w:r>
        <w:rPr>
          <w:rFonts w:ascii="Calibri" w:hAnsi="Calibri"/>
        </w:rPr>
        <w:t>Brain development after birth: building, pruning, and myelinating</w:t>
      </w:r>
    </w:p>
    <w:p w14:paraId="5A04CED2" w14:textId="14521CE4" w:rsidR="00074466" w:rsidRDefault="00000000">
      <w:r>
        <w:t xml:space="preserve">By birth, most of the brain's neurons </w:t>
      </w:r>
      <w:ins w:id="33" w:author="Jon Oxford" w:date="2026-07-24T10:09:00Z" w16du:dateUtc="2026-07-24T15:09:00Z">
        <w:r w:rsidR="007A43A6">
          <w:t>are in place</w:t>
        </w:r>
      </w:ins>
      <w:del w:id="34" w:author="Jon Oxford" w:date="2026-07-24T10:09:00Z" w16du:dateUtc="2026-07-24T15:09:00Z">
        <w:r w:rsidDel="007A43A6">
          <w:delText>have already been produced,</w:delText>
        </w:r>
      </w:del>
      <w:r>
        <w:t xml:space="preserve"> but their connections continue to proliferate, reorganize, and specialize. During </w:t>
      </w:r>
      <w:r>
        <w:rPr>
          <w:b/>
        </w:rPr>
        <w:t>synaptogenesis</w:t>
      </w:r>
      <w:r>
        <w:t xml:space="preserve">, </w:t>
      </w:r>
      <w:ins w:id="35" w:author="Jon Oxford" w:date="2026-07-24T10:09:00Z" w16du:dateUtc="2026-07-24T15:09:00Z">
        <w:r w:rsidR="007A43A6">
          <w:t>neurons are s</w:t>
        </w:r>
      </w:ins>
      <w:ins w:id="36" w:author="Jon Oxford" w:date="2026-07-24T10:10:00Z" w16du:dateUtc="2026-07-24T15:10:00Z">
        <w:r w:rsidR="007A43A6">
          <w:t xml:space="preserve">aturated with dendrites or connections between them (i.e., </w:t>
        </w:r>
      </w:ins>
      <w:ins w:id="37" w:author="Jon Oxford" w:date="2026-07-24T10:11:00Z" w16du:dateUtc="2026-07-24T15:11:00Z">
        <w:r w:rsidR="007A43A6">
          <w:t xml:space="preserve">those connections end in synapses, thus the term synaptogenesis) </w:t>
        </w:r>
      </w:ins>
      <w:del w:id="38" w:author="Jon Oxford" w:date="2026-07-24T10:11:00Z" w16du:dateUtc="2026-07-24T15:11:00Z">
        <w:r w:rsidDel="007A43A6">
          <w:delText>developing neural systems produce large numbers of synaptic connections.</w:delText>
        </w:r>
      </w:del>
      <w:r>
        <w:t xml:space="preserve"> </w:t>
      </w:r>
      <w:r>
        <w:rPr>
          <w:b/>
        </w:rPr>
        <w:t>Synaptic pruning</w:t>
      </w:r>
      <w:r>
        <w:t xml:space="preserve"> </w:t>
      </w:r>
      <w:ins w:id="39" w:author="Jon Oxford" w:date="2026-07-24T10:11:00Z" w16du:dateUtc="2026-07-24T15:11:00Z">
        <w:r w:rsidR="007A43A6">
          <w:t>follows periods of syna</w:t>
        </w:r>
      </w:ins>
      <w:ins w:id="40" w:author="Jon Oxford" w:date="2026-07-24T10:12:00Z" w16du:dateUtc="2026-07-24T15:12:00Z">
        <w:r w:rsidR="007A43A6">
          <w:t xml:space="preserve">ptogenesis, in which unused connections are removed and pathways stabilize. </w:t>
        </w:r>
      </w:ins>
      <w:del w:id="41" w:author="Jon Oxford" w:date="2026-07-24T10:11:00Z" w16du:dateUtc="2026-07-24T15:11:00Z">
        <w:r w:rsidDel="007A43A6">
          <w:delText xml:space="preserve">then </w:delText>
        </w:r>
      </w:del>
      <w:del w:id="42" w:author="Jon Oxford" w:date="2026-07-24T10:12:00Z" w16du:dateUtc="2026-07-24T15:12:00Z">
        <w:r w:rsidDel="007A43A6">
          <w:delText>weakens or eliminates some connections while other pathways stabilize.</w:delText>
        </w:r>
      </w:del>
    </w:p>
    <w:p w14:paraId="057F2655" w14:textId="1243B00E" w:rsidR="00074466" w:rsidRDefault="00000000">
      <w:r>
        <w:t xml:space="preserve">The classroom shorthand is </w:t>
      </w:r>
      <w:r>
        <w:rPr>
          <w:i/>
        </w:rPr>
        <w:t>use it or lose it</w:t>
      </w:r>
      <w:r>
        <w:t>.</w:t>
      </w:r>
      <w:del w:id="43" w:author="Jon Oxford" w:date="2026-07-24T08:14:00Z" w16du:dateUtc="2026-07-24T13:14:00Z">
        <w:r w:rsidDel="00551BB3">
          <w:delText xml:space="preserve"> Keep the shorthand, but do not take it literally</w:delText>
        </w:r>
      </w:del>
      <w:r>
        <w:t xml:space="preserve">. </w:t>
      </w:r>
      <w:ins w:id="44" w:author="Jon Oxford" w:date="2026-07-24T08:15:00Z" w16du:dateUtc="2026-07-24T13:15:00Z">
        <w:r w:rsidR="00551BB3">
          <w:t>As with longterm potentiation, connections that are st</w:t>
        </w:r>
      </w:ins>
      <w:ins w:id="45" w:author="Jon Oxford" w:date="2026-07-24T08:16:00Z" w16du:dateUtc="2026-07-24T13:16:00Z">
        <w:r w:rsidR="00551BB3">
          <w:t xml:space="preserve">imulated are strengthened, unused synapses will </w:t>
        </w:r>
        <w:r w:rsidR="00291EDD">
          <w:t>eventually b</w:t>
        </w:r>
        <w:r w:rsidR="00551BB3">
          <w:t xml:space="preserve">e pruned. </w:t>
        </w:r>
        <w:r w:rsidR="00291EDD">
          <w:t xml:space="preserve">In addition to experience, </w:t>
        </w:r>
      </w:ins>
      <w:del w:id="46" w:author="Jon Oxford" w:date="2026-07-24T08:16:00Z" w16du:dateUtc="2026-07-24T13:16:00Z">
        <w:r w:rsidDel="00291EDD">
          <w:delText>Patterns of activity help stabilize some connections, but experience is not acting alone. G</w:delText>
        </w:r>
      </w:del>
      <w:ins w:id="47" w:author="Jon Oxford" w:date="2026-07-24T08:16:00Z" w16du:dateUtc="2026-07-24T13:16:00Z">
        <w:r w:rsidR="00291EDD">
          <w:t>g</w:t>
        </w:r>
      </w:ins>
      <w:r>
        <w:t xml:space="preserve">enetically guided maturation, spontaneous neural activity, hormones, </w:t>
      </w:r>
      <w:r>
        <w:lastRenderedPageBreak/>
        <w:t>immune processes, and local cellular mechanisms also influence which connections remain. Development produces a brain increasingly tuned by repeated patterns of activity and experienc</w:t>
      </w:r>
      <w:ins w:id="48" w:author="Jon Oxford" w:date="2026-07-24T08:17:00Z" w16du:dateUtc="2026-07-24T13:17:00Z">
        <w:r w:rsidR="00291EDD">
          <w:t>e, optimizing the brain for the</w:t>
        </w:r>
      </w:ins>
      <w:ins w:id="49" w:author="Jon Oxford" w:date="2026-07-24T08:18:00Z" w16du:dateUtc="2026-07-24T13:18:00Z">
        <w:r w:rsidR="00291EDD">
          <w:t xml:space="preserve"> child’s local ecology. </w:t>
        </w:r>
      </w:ins>
      <w:del w:id="50" w:author="Jon Oxford" w:date="2026-07-24T08:17:00Z" w16du:dateUtc="2026-07-24T13:17:00Z">
        <w:r w:rsidDel="00291EDD">
          <w:delText>e—not a brain perfectly optimized for one environment.</w:delText>
        </w:r>
      </w:del>
    </w:p>
    <w:p w14:paraId="79EE4EC3" w14:textId="0B9EB2B7" w:rsidR="00074466" w:rsidRDefault="00000000">
      <w:r>
        <w:t>Specialization also has a cost. A system that becomes more efficient at processing familiar input may become less flexible with unfamiliar input</w:t>
      </w:r>
      <w:ins w:id="51" w:author="Jon Oxford" w:date="2026-07-24T08:18:00Z" w16du:dateUtc="2026-07-24T13:18:00Z">
        <w:r w:rsidR="00291EDD">
          <w:t>, suc</w:t>
        </w:r>
      </w:ins>
      <w:ins w:id="52" w:author="Jon Oxford" w:date="2026-07-24T08:19:00Z" w16du:dateUtc="2026-07-24T13:19:00Z">
        <w:r w:rsidR="00291EDD">
          <w:t>h as easy learning a new language as a child, but difficulty in adulthood</w:t>
        </w:r>
      </w:ins>
      <w:del w:id="53" w:author="Jon Oxford" w:date="2026-07-24T08:18:00Z" w16du:dateUtc="2026-07-24T13:18:00Z">
        <w:r w:rsidDel="00291EDD">
          <w:delText xml:space="preserve">. </w:delText>
        </w:r>
      </w:del>
      <w:del w:id="54" w:author="Jon Oxford" w:date="2026-07-24T10:15:00Z" w16du:dateUtc="2026-07-24T15:15:00Z">
        <w:r w:rsidDel="007A43A6">
          <w:delText>Development is not merely adding capacity. It is also committing resources</w:delText>
        </w:r>
      </w:del>
      <w:r>
        <w:t>.</w:t>
      </w:r>
    </w:p>
    <w:p w14:paraId="46507E68" w14:textId="77777777" w:rsidR="00074466" w:rsidRDefault="00000000">
      <w:pPr>
        <w:spacing w:before="60" w:after="60"/>
      </w:pPr>
      <w:r>
        <w:rPr>
          <w:i/>
          <w:color w:val="666666"/>
          <w:sz w:val="18"/>
        </w:rPr>
        <w:t>[Figure artwork omitted from line-edit packet; caption follows.]</w:t>
      </w:r>
    </w:p>
    <w:p w14:paraId="190E4775" w14:textId="77777777" w:rsidR="00074466" w:rsidRDefault="00000000">
      <w:r>
        <w:rPr>
          <w:i/>
        </w:rPr>
        <w:t>Figure 10.3. Development includes both growth and selective stabilization. Activity helps strengthen some pathways, while biological maturation and local cellular processes also shape pruning. Greater specialization can improve efficiency while reducing some forms of plasticity.</w:t>
      </w:r>
    </w:p>
    <w:p w14:paraId="53D807A7" w14:textId="112D1CCE" w:rsidR="00074466" w:rsidDel="007A43A6" w:rsidRDefault="00000000">
      <w:pPr>
        <w:rPr>
          <w:del w:id="55" w:author="Jon Oxford" w:date="2026-07-24T10:14:00Z" w16du:dateUtc="2026-07-24T15:14:00Z"/>
        </w:rPr>
      </w:pPr>
      <w:r>
        <w:rPr>
          <w:b/>
        </w:rPr>
        <w:t>Myelination</w:t>
      </w:r>
      <w:r>
        <w:t xml:space="preserve"> wraps axons in a fatty sheath that speeds and stabilizes signaling. Myelination and the reorganization of long-range networks continue through adolescence and into the twenties. Many developmental trajectories approach adult-like plateaus during the mid-twenties, especially those involving the coordination of regulatory networks</w:t>
      </w:r>
      <w:ins w:id="56" w:author="Jon Oxford" w:date="2026-07-24T10:36:00Z" w16du:dateUtc="2026-07-24T15:36:00Z">
        <w:r w:rsidR="008D5AEB">
          <w:t>.</w:t>
        </w:r>
      </w:ins>
      <w:ins w:id="57" w:author="Jon Oxford" w:date="2026-07-24T10:37:00Z" w16du:dateUtc="2026-07-24T15:37:00Z">
        <w:r w:rsidR="008D5AEB">
          <w:t xml:space="preserve"> The brain waits to myelinate, because it reduces plasticity of those neurons. </w:t>
        </w:r>
      </w:ins>
      <w:del w:id="58" w:author="Jon Oxford" w:date="2026-07-24T10:36:00Z" w16du:dateUtc="2026-07-24T15:36:00Z">
        <w:r w:rsidDel="008D5AEB">
          <w:delText>,</w:delText>
        </w:r>
      </w:del>
      <w:r>
        <w:t xml:space="preserve"> b</w:t>
      </w:r>
      <w:del w:id="59" w:author="Jon Oxford" w:date="2026-07-24T10:14:00Z" w16du:dateUtc="2026-07-24T15:14:00Z">
        <w:r w:rsidDel="007A43A6">
          <w:delText>ut there is no single birthday on which the entire brain becomes complete (Somerville, 2016).</w:delText>
        </w:r>
      </w:del>
    </w:p>
    <w:p w14:paraId="21AA7BB2" w14:textId="2BFC7E0F" w:rsidR="00074466" w:rsidRDefault="00000000">
      <w:r>
        <w:t xml:space="preserve">A </w:t>
      </w:r>
      <w:r>
        <w:rPr>
          <w:b/>
        </w:rPr>
        <w:t>sensitive period</w:t>
      </w:r>
      <w:r>
        <w:t xml:space="preserve"> is a window in which a developing system is especially responsive to particular input</w:t>
      </w:r>
      <w:ins w:id="60" w:author="Jon Oxford" w:date="2026-07-24T10:37:00Z" w16du:dateUtc="2026-07-24T15:37:00Z">
        <w:r w:rsidR="008D5AEB">
          <w:t>, this usually corresponds to peri</w:t>
        </w:r>
      </w:ins>
      <w:ins w:id="61" w:author="Jon Oxford" w:date="2026-07-24T10:38:00Z" w16du:dateUtc="2026-07-24T15:38:00Z">
        <w:r w:rsidR="008D5AEB">
          <w:t>ods of synaptogenesis before pruning occurs, so that use it or lose it phrase applies here. Human brains rem</w:t>
        </w:r>
      </w:ins>
      <w:ins w:id="62" w:author="Jon Oxford" w:date="2026-07-24T10:39:00Z" w16du:dateUtc="2026-07-24T15:39:00Z">
        <w:r w:rsidR="008D5AEB">
          <w:t xml:space="preserve">ain plastic through life, but </w:t>
        </w:r>
        <w:r w:rsidR="00625335">
          <w:t xml:space="preserve">changes later are more difficult and less complete. </w:t>
        </w:r>
      </w:ins>
      <w:ins w:id="63" w:author="Jon Oxford" w:date="2026-07-24T10:40:00Z" w16du:dateUtc="2026-07-24T15:40:00Z">
        <w:r w:rsidR="00625335">
          <w:t xml:space="preserve">Children exposed to early </w:t>
        </w:r>
      </w:ins>
      <w:ins w:id="64" w:author="Jon Oxford" w:date="2026-07-24T10:41:00Z" w16du:dateUtc="2026-07-24T15:41:00Z">
        <w:r w:rsidR="00625335">
          <w:t>deprivation</w:t>
        </w:r>
      </w:ins>
      <w:ins w:id="65" w:author="Jon Oxford" w:date="2026-07-24T10:40:00Z" w16du:dateUtc="2026-07-24T15:40:00Z">
        <w:r w:rsidR="00625335">
          <w:t xml:space="preserve"> can </w:t>
        </w:r>
      </w:ins>
      <w:ins w:id="66" w:author="Jon Oxford" w:date="2026-07-24T10:41:00Z" w16du:dateUtc="2026-07-24T15:41:00Z">
        <w:r w:rsidR="00625335">
          <w:t xml:space="preserve">usually develop patches for </w:t>
        </w:r>
      </w:ins>
      <w:ins w:id="67" w:author="Jon Oxford" w:date="2026-07-24T10:42:00Z" w16du:dateUtc="2026-07-24T15:42:00Z">
        <w:r w:rsidR="00625335">
          <w:t xml:space="preserve">resulting deficits, but rarely recover entirely. </w:t>
        </w:r>
      </w:ins>
      <w:del w:id="68" w:author="Jon Oxford" w:date="2026-07-24T10:37:00Z" w16du:dateUtc="2026-07-24T15:37:00Z">
        <w:r w:rsidDel="008D5AEB">
          <w:delText xml:space="preserve">. </w:delText>
        </w:r>
      </w:del>
      <w:del w:id="69" w:author="Jon Oxford" w:date="2026-07-24T10:42:00Z" w16du:dateUtc="2026-07-24T15:42:00Z">
        <w:r w:rsidDel="00625335">
          <w:delText xml:space="preserve">Sensitive does not mean all-or-none. Learning may remain possible later, but it can require more effort or produce a different outcome. Cases of extreme deprivation, including </w:delText>
        </w:r>
        <w:commentRangeStart w:id="70"/>
        <w:r w:rsidDel="00625335">
          <w:delText>Genie</w:delText>
        </w:r>
        <w:commentRangeEnd w:id="70"/>
        <w:r w:rsidR="00291EDD" w:rsidDel="00625335">
          <w:rPr>
            <w:rStyle w:val="CommentReference"/>
            <w:sz w:val="22"/>
            <w:szCs w:val="22"/>
          </w:rPr>
          <w:commentReference w:id="70"/>
        </w:r>
        <w:r w:rsidDel="00625335">
          <w:delText>, are consistent with limits on late language development, but they are not clean experiments: trauma, malnutrition, deprivation, and unstable care are inseparable. They show why developmental conclusions require both vivid cases and methodological restraint.</w:delText>
        </w:r>
      </w:del>
    </w:p>
    <w:p w14:paraId="24580FF7" w14:textId="77777777" w:rsidR="00074466" w:rsidRDefault="00000000">
      <w:pPr>
        <w:pBdr>
          <w:left w:val="single" w:sz="14" w:space="8" w:color="2E74B5"/>
        </w:pBdr>
        <w:shd w:val="clear" w:color="auto" w:fill="F4F6F9"/>
        <w:spacing w:before="80" w:after="160"/>
        <w:ind w:left="180" w:right="120"/>
      </w:pPr>
      <w:r>
        <w:rPr>
          <w:b/>
        </w:rPr>
        <w:t>Think About It:</w:t>
      </w:r>
      <w:r>
        <w:t xml:space="preserve"> Compare a skill you began early with one you began recently. Is the difference entirely a sensitive-period effect, or could practice time, motivation, instruction, and opportunity also explain it?</w:t>
      </w:r>
    </w:p>
    <w:p w14:paraId="61694853" w14:textId="77777777" w:rsidR="00074466" w:rsidRDefault="00000000">
      <w:pPr>
        <w:pStyle w:val="Heading1"/>
      </w:pPr>
      <w:r>
        <w:rPr>
          <w:rFonts w:ascii="Calibri" w:hAnsi="Calibri"/>
        </w:rPr>
        <w:lastRenderedPageBreak/>
        <w:t>Section 2: Cognitive Development—The Baby Scientist and the Social Learner</w:t>
      </w:r>
    </w:p>
    <w:p w14:paraId="1F0890F0" w14:textId="77777777" w:rsidR="00074466" w:rsidRDefault="00000000">
      <w:pPr>
        <w:pStyle w:val="Heading2"/>
      </w:pPr>
      <w:r>
        <w:rPr>
          <w:rFonts w:ascii="Calibri" w:hAnsi="Calibri"/>
        </w:rPr>
        <w:t>Piaget's durable insight</w:t>
      </w:r>
    </w:p>
    <w:p w14:paraId="26AD1989" w14:textId="77777777" w:rsidR="00074466" w:rsidRDefault="00000000">
      <w:r>
        <w:t xml:space="preserve">Jean Piaget treated children as active investigators rather than empty vessels. They build and revise </w:t>
      </w:r>
      <w:r>
        <w:rPr>
          <w:b/>
        </w:rPr>
        <w:t>schemas</w:t>
      </w:r>
      <w:r>
        <w:t xml:space="preserve">—mental frameworks that organize experience. In </w:t>
      </w:r>
      <w:r>
        <w:rPr>
          <w:b/>
        </w:rPr>
        <w:t>assimilation</w:t>
      </w:r>
      <w:r>
        <w:t xml:space="preserve">, the child interprets a new experience through an existing schema. A toddler who calls every four-legged animal “dog” is assimilating. In </w:t>
      </w:r>
      <w:r>
        <w:rPr>
          <w:b/>
        </w:rPr>
        <w:t>accommodation</w:t>
      </w:r>
      <w:r>
        <w:t>, the schema itself changes. Distinguishing dogs from cats, horses, and bears requires accommodation.</w:t>
      </w:r>
    </w:p>
    <w:p w14:paraId="59B96825" w14:textId="77777777" w:rsidR="00074466" w:rsidRDefault="00000000">
      <w:pPr>
        <w:pBdr>
          <w:left w:val="single" w:sz="14" w:space="8" w:color="2E74B5"/>
        </w:pBdr>
        <w:shd w:val="clear" w:color="auto" w:fill="F4F6F9"/>
        <w:spacing w:before="80" w:after="160"/>
        <w:ind w:left="180" w:right="120"/>
      </w:pPr>
      <w:r>
        <w:rPr>
          <w:b/>
        </w:rPr>
        <w:t>Do Not Confuse:</w:t>
      </w:r>
      <w:r>
        <w:t xml:space="preserve"> Assimilation changes the interpretation of the experience to fit the schema. Accommodation changes the schema to fit the experience. Ask one diagnostic question: </w:t>
      </w:r>
      <w:r>
        <w:rPr>
          <w:i/>
        </w:rPr>
        <w:t>Which one changed?</w:t>
      </w:r>
    </w:p>
    <w:p w14:paraId="38DD494E" w14:textId="77777777" w:rsidR="00074466" w:rsidRDefault="00000000">
      <w:r>
        <w:t>Piaget proposed four broad stages:</w:t>
      </w:r>
    </w:p>
    <w:tbl>
      <w:tblPr>
        <w:tblStyle w:val="TableGrid"/>
        <w:tblW w:w="9360" w:type="dxa"/>
        <w:tblInd w:w="120" w:type="dxa"/>
        <w:tblLayout w:type="fixed"/>
        <w:tblLook w:val="04A0" w:firstRow="1" w:lastRow="0" w:firstColumn="1" w:lastColumn="0" w:noHBand="0" w:noVBand="1"/>
      </w:tblPr>
      <w:tblGrid>
        <w:gridCol w:w="2340"/>
        <w:gridCol w:w="2340"/>
        <w:gridCol w:w="2340"/>
        <w:gridCol w:w="2340"/>
      </w:tblGrid>
      <w:tr w:rsidR="00074466" w14:paraId="43B57FAB" w14:textId="77777777">
        <w:tc>
          <w:tcPr>
            <w:tcW w:w="2340" w:type="dxa"/>
            <w:shd w:val="clear" w:color="auto" w:fill="E8EEF5"/>
            <w:tcMar>
              <w:top w:w="80" w:type="dxa"/>
              <w:left w:w="120" w:type="dxa"/>
              <w:bottom w:w="80" w:type="dxa"/>
              <w:right w:w="120" w:type="dxa"/>
            </w:tcMar>
            <w:vAlign w:val="center"/>
          </w:tcPr>
          <w:p w14:paraId="1C520476" w14:textId="77777777" w:rsidR="00074466" w:rsidRDefault="00000000">
            <w:pPr>
              <w:spacing w:after="40" w:line="276" w:lineRule="auto"/>
            </w:pPr>
            <w:r>
              <w:rPr>
                <w:b/>
                <w:sz w:val="20"/>
              </w:rPr>
              <w:t>Stage</w:t>
            </w:r>
          </w:p>
        </w:tc>
        <w:tc>
          <w:tcPr>
            <w:tcW w:w="2340" w:type="dxa"/>
            <w:shd w:val="clear" w:color="auto" w:fill="E8EEF5"/>
            <w:tcMar>
              <w:top w:w="80" w:type="dxa"/>
              <w:left w:w="120" w:type="dxa"/>
              <w:bottom w:w="80" w:type="dxa"/>
              <w:right w:w="120" w:type="dxa"/>
            </w:tcMar>
            <w:vAlign w:val="center"/>
          </w:tcPr>
          <w:p w14:paraId="1181F584" w14:textId="77777777" w:rsidR="00074466" w:rsidRDefault="00000000">
            <w:pPr>
              <w:spacing w:after="40" w:line="276" w:lineRule="auto"/>
            </w:pPr>
            <w:r>
              <w:rPr>
                <w:b/>
                <w:sz w:val="20"/>
              </w:rPr>
              <w:t>Approximate age in Piaget's theory</w:t>
            </w:r>
          </w:p>
        </w:tc>
        <w:tc>
          <w:tcPr>
            <w:tcW w:w="2340" w:type="dxa"/>
            <w:shd w:val="clear" w:color="auto" w:fill="E8EEF5"/>
            <w:tcMar>
              <w:top w:w="80" w:type="dxa"/>
              <w:left w:w="120" w:type="dxa"/>
              <w:bottom w:w="80" w:type="dxa"/>
              <w:right w:w="120" w:type="dxa"/>
            </w:tcMar>
            <w:vAlign w:val="center"/>
          </w:tcPr>
          <w:p w14:paraId="41B489D7" w14:textId="77777777" w:rsidR="00074466" w:rsidRDefault="00000000">
            <w:pPr>
              <w:spacing w:after="40" w:line="276" w:lineRule="auto"/>
            </w:pPr>
            <w:r>
              <w:rPr>
                <w:b/>
                <w:sz w:val="20"/>
              </w:rPr>
              <w:t>Central development</w:t>
            </w:r>
          </w:p>
        </w:tc>
        <w:tc>
          <w:tcPr>
            <w:tcW w:w="2340" w:type="dxa"/>
            <w:shd w:val="clear" w:color="auto" w:fill="E8EEF5"/>
            <w:tcMar>
              <w:top w:w="80" w:type="dxa"/>
              <w:left w:w="120" w:type="dxa"/>
              <w:bottom w:w="80" w:type="dxa"/>
              <w:right w:w="120" w:type="dxa"/>
            </w:tcMar>
            <w:vAlign w:val="center"/>
          </w:tcPr>
          <w:p w14:paraId="4618E27C" w14:textId="77777777" w:rsidR="00074466" w:rsidRDefault="00000000">
            <w:pPr>
              <w:spacing w:after="40" w:line="276" w:lineRule="auto"/>
            </w:pPr>
            <w:r>
              <w:rPr>
                <w:b/>
                <w:sz w:val="20"/>
              </w:rPr>
              <w:t>Important boundary</w:t>
            </w:r>
          </w:p>
        </w:tc>
      </w:tr>
      <w:tr w:rsidR="00074466" w14:paraId="411A3DAA" w14:textId="77777777">
        <w:tc>
          <w:tcPr>
            <w:tcW w:w="2340" w:type="dxa"/>
            <w:tcMar>
              <w:top w:w="80" w:type="dxa"/>
              <w:left w:w="120" w:type="dxa"/>
              <w:bottom w:w="80" w:type="dxa"/>
              <w:right w:w="120" w:type="dxa"/>
            </w:tcMar>
            <w:vAlign w:val="center"/>
          </w:tcPr>
          <w:p w14:paraId="24EFAE0C" w14:textId="77777777" w:rsidR="00074466" w:rsidRDefault="00000000">
            <w:pPr>
              <w:spacing w:after="40" w:line="276" w:lineRule="auto"/>
            </w:pPr>
            <w:r>
              <w:rPr>
                <w:b/>
                <w:sz w:val="20"/>
              </w:rPr>
              <w:t>Sensorimotor</w:t>
            </w:r>
          </w:p>
        </w:tc>
        <w:tc>
          <w:tcPr>
            <w:tcW w:w="2340" w:type="dxa"/>
            <w:tcMar>
              <w:top w:w="80" w:type="dxa"/>
              <w:left w:w="120" w:type="dxa"/>
              <w:bottom w:w="80" w:type="dxa"/>
              <w:right w:w="120" w:type="dxa"/>
            </w:tcMar>
            <w:vAlign w:val="center"/>
          </w:tcPr>
          <w:p w14:paraId="19F4BD8E" w14:textId="77777777" w:rsidR="00074466" w:rsidRDefault="00000000">
            <w:pPr>
              <w:spacing w:after="40" w:line="276" w:lineRule="auto"/>
            </w:pPr>
            <w:r>
              <w:rPr>
                <w:sz w:val="20"/>
              </w:rPr>
              <w:t>Birth–2</w:t>
            </w:r>
          </w:p>
        </w:tc>
        <w:tc>
          <w:tcPr>
            <w:tcW w:w="2340" w:type="dxa"/>
            <w:tcMar>
              <w:top w:w="80" w:type="dxa"/>
              <w:left w:w="120" w:type="dxa"/>
              <w:bottom w:w="80" w:type="dxa"/>
              <w:right w:w="120" w:type="dxa"/>
            </w:tcMar>
            <w:vAlign w:val="center"/>
          </w:tcPr>
          <w:p w14:paraId="5D18B718" w14:textId="77777777" w:rsidR="00074466" w:rsidRDefault="00000000">
            <w:pPr>
              <w:spacing w:after="40" w:line="276" w:lineRule="auto"/>
            </w:pPr>
            <w:r>
              <w:rPr>
                <w:sz w:val="20"/>
              </w:rPr>
              <w:t>Knowledge through perception and action; object permanence develops</w:t>
            </w:r>
          </w:p>
        </w:tc>
        <w:tc>
          <w:tcPr>
            <w:tcW w:w="2340" w:type="dxa"/>
            <w:tcMar>
              <w:top w:w="80" w:type="dxa"/>
              <w:left w:w="120" w:type="dxa"/>
              <w:bottom w:w="80" w:type="dxa"/>
              <w:right w:w="120" w:type="dxa"/>
            </w:tcMar>
            <w:vAlign w:val="center"/>
          </w:tcPr>
          <w:p w14:paraId="1834EAA3" w14:textId="77777777" w:rsidR="00074466" w:rsidRDefault="00000000">
            <w:pPr>
              <w:spacing w:after="40" w:line="276" w:lineRule="auto"/>
            </w:pPr>
            <w:r>
              <w:rPr>
                <w:sz w:val="20"/>
              </w:rPr>
              <w:t>Looking-time measures suggest some expectations about hidden objects earlier than search tasks do</w:t>
            </w:r>
          </w:p>
        </w:tc>
      </w:tr>
      <w:tr w:rsidR="00074466" w14:paraId="29242530" w14:textId="77777777">
        <w:tc>
          <w:tcPr>
            <w:tcW w:w="2340" w:type="dxa"/>
            <w:tcMar>
              <w:top w:w="80" w:type="dxa"/>
              <w:left w:w="120" w:type="dxa"/>
              <w:bottom w:w="80" w:type="dxa"/>
              <w:right w:w="120" w:type="dxa"/>
            </w:tcMar>
            <w:vAlign w:val="center"/>
          </w:tcPr>
          <w:p w14:paraId="26BC836B" w14:textId="77777777" w:rsidR="00074466" w:rsidRDefault="00000000">
            <w:pPr>
              <w:spacing w:after="40" w:line="276" w:lineRule="auto"/>
            </w:pPr>
            <w:r>
              <w:rPr>
                <w:b/>
                <w:sz w:val="20"/>
              </w:rPr>
              <w:t>Preoperational</w:t>
            </w:r>
          </w:p>
        </w:tc>
        <w:tc>
          <w:tcPr>
            <w:tcW w:w="2340" w:type="dxa"/>
            <w:tcMar>
              <w:top w:w="80" w:type="dxa"/>
              <w:left w:w="120" w:type="dxa"/>
              <w:bottom w:w="80" w:type="dxa"/>
              <w:right w:w="120" w:type="dxa"/>
            </w:tcMar>
            <w:vAlign w:val="center"/>
          </w:tcPr>
          <w:p w14:paraId="290A5F7D" w14:textId="77777777" w:rsidR="00074466" w:rsidRDefault="00000000">
            <w:pPr>
              <w:spacing w:after="40" w:line="276" w:lineRule="auto"/>
            </w:pPr>
            <w:r>
              <w:rPr>
                <w:sz w:val="20"/>
              </w:rPr>
              <w:t>2–7</w:t>
            </w:r>
          </w:p>
        </w:tc>
        <w:tc>
          <w:tcPr>
            <w:tcW w:w="2340" w:type="dxa"/>
            <w:tcMar>
              <w:top w:w="80" w:type="dxa"/>
              <w:left w:w="120" w:type="dxa"/>
              <w:bottom w:w="80" w:type="dxa"/>
              <w:right w:w="120" w:type="dxa"/>
            </w:tcMar>
            <w:vAlign w:val="center"/>
          </w:tcPr>
          <w:p w14:paraId="0DFDFA0E" w14:textId="77777777" w:rsidR="00074466" w:rsidRDefault="00000000">
            <w:pPr>
              <w:spacing w:after="40" w:line="276" w:lineRule="auto"/>
            </w:pPr>
            <w:r>
              <w:rPr>
                <w:sz w:val="20"/>
              </w:rPr>
              <w:t>Symbolic thought expands; perspective taking and conservation remain difficult</w:t>
            </w:r>
          </w:p>
        </w:tc>
        <w:tc>
          <w:tcPr>
            <w:tcW w:w="2340" w:type="dxa"/>
            <w:tcMar>
              <w:top w:w="80" w:type="dxa"/>
              <w:left w:w="120" w:type="dxa"/>
              <w:bottom w:w="80" w:type="dxa"/>
              <w:right w:w="120" w:type="dxa"/>
            </w:tcMar>
            <w:vAlign w:val="center"/>
          </w:tcPr>
          <w:p w14:paraId="636EB50A" w14:textId="77777777" w:rsidR="00074466" w:rsidRDefault="00000000">
            <w:pPr>
              <w:spacing w:after="40" w:line="276" w:lineRule="auto"/>
            </w:pPr>
            <w:r>
              <w:rPr>
                <w:sz w:val="20"/>
              </w:rPr>
              <w:t>Performance varies with task demands, language, and familiarity</w:t>
            </w:r>
          </w:p>
        </w:tc>
      </w:tr>
      <w:tr w:rsidR="00074466" w14:paraId="1F96BE26" w14:textId="77777777">
        <w:tc>
          <w:tcPr>
            <w:tcW w:w="2340" w:type="dxa"/>
            <w:tcMar>
              <w:top w:w="80" w:type="dxa"/>
              <w:left w:w="120" w:type="dxa"/>
              <w:bottom w:w="80" w:type="dxa"/>
              <w:right w:w="120" w:type="dxa"/>
            </w:tcMar>
            <w:vAlign w:val="center"/>
          </w:tcPr>
          <w:p w14:paraId="6AB37322" w14:textId="77777777" w:rsidR="00074466" w:rsidRDefault="00000000">
            <w:pPr>
              <w:spacing w:after="40" w:line="276" w:lineRule="auto"/>
            </w:pPr>
            <w:r>
              <w:rPr>
                <w:b/>
                <w:sz w:val="20"/>
              </w:rPr>
              <w:t>Concrete operational</w:t>
            </w:r>
          </w:p>
        </w:tc>
        <w:tc>
          <w:tcPr>
            <w:tcW w:w="2340" w:type="dxa"/>
            <w:tcMar>
              <w:top w:w="80" w:type="dxa"/>
              <w:left w:w="120" w:type="dxa"/>
              <w:bottom w:w="80" w:type="dxa"/>
              <w:right w:w="120" w:type="dxa"/>
            </w:tcMar>
            <w:vAlign w:val="center"/>
          </w:tcPr>
          <w:p w14:paraId="0154D13F" w14:textId="77777777" w:rsidR="00074466" w:rsidRDefault="00000000">
            <w:pPr>
              <w:spacing w:after="40" w:line="276" w:lineRule="auto"/>
            </w:pPr>
            <w:r>
              <w:rPr>
                <w:sz w:val="20"/>
              </w:rPr>
              <w:t>7–12</w:t>
            </w:r>
          </w:p>
        </w:tc>
        <w:tc>
          <w:tcPr>
            <w:tcW w:w="2340" w:type="dxa"/>
            <w:tcMar>
              <w:top w:w="80" w:type="dxa"/>
              <w:left w:w="120" w:type="dxa"/>
              <w:bottom w:w="80" w:type="dxa"/>
              <w:right w:w="120" w:type="dxa"/>
            </w:tcMar>
            <w:vAlign w:val="center"/>
          </w:tcPr>
          <w:p w14:paraId="2DEC14F6" w14:textId="77777777" w:rsidR="00074466" w:rsidRDefault="00000000">
            <w:pPr>
              <w:spacing w:after="40" w:line="276" w:lineRule="auto"/>
            </w:pPr>
            <w:r>
              <w:rPr>
                <w:sz w:val="20"/>
              </w:rPr>
              <w:t>Logical operations become reliable for concrete problems; conservation and reversibility improve</w:t>
            </w:r>
          </w:p>
        </w:tc>
        <w:tc>
          <w:tcPr>
            <w:tcW w:w="2340" w:type="dxa"/>
            <w:tcMar>
              <w:top w:w="80" w:type="dxa"/>
              <w:left w:w="120" w:type="dxa"/>
              <w:bottom w:w="80" w:type="dxa"/>
              <w:right w:w="120" w:type="dxa"/>
            </w:tcMar>
            <w:vAlign w:val="center"/>
          </w:tcPr>
          <w:p w14:paraId="54ECE840" w14:textId="77777777" w:rsidR="00074466" w:rsidRDefault="00000000">
            <w:pPr>
              <w:spacing w:after="40" w:line="276" w:lineRule="auto"/>
            </w:pPr>
            <w:r>
              <w:rPr>
                <w:sz w:val="20"/>
              </w:rPr>
              <w:t>Competence is not equally general across every domain</w:t>
            </w:r>
          </w:p>
        </w:tc>
      </w:tr>
      <w:tr w:rsidR="00074466" w14:paraId="7901AD0E" w14:textId="77777777">
        <w:tc>
          <w:tcPr>
            <w:tcW w:w="2340" w:type="dxa"/>
            <w:tcMar>
              <w:top w:w="80" w:type="dxa"/>
              <w:left w:w="120" w:type="dxa"/>
              <w:bottom w:w="80" w:type="dxa"/>
              <w:right w:w="120" w:type="dxa"/>
            </w:tcMar>
            <w:vAlign w:val="center"/>
          </w:tcPr>
          <w:p w14:paraId="75098055" w14:textId="77777777" w:rsidR="00074466" w:rsidRDefault="00000000">
            <w:pPr>
              <w:spacing w:after="40" w:line="276" w:lineRule="auto"/>
            </w:pPr>
            <w:r>
              <w:rPr>
                <w:b/>
                <w:sz w:val="20"/>
              </w:rPr>
              <w:t>Formal operational</w:t>
            </w:r>
          </w:p>
        </w:tc>
        <w:tc>
          <w:tcPr>
            <w:tcW w:w="2340" w:type="dxa"/>
            <w:tcMar>
              <w:top w:w="80" w:type="dxa"/>
              <w:left w:w="120" w:type="dxa"/>
              <w:bottom w:w="80" w:type="dxa"/>
              <w:right w:w="120" w:type="dxa"/>
            </w:tcMar>
            <w:vAlign w:val="center"/>
          </w:tcPr>
          <w:p w14:paraId="088D367E" w14:textId="77777777" w:rsidR="00074466" w:rsidRDefault="00000000">
            <w:pPr>
              <w:spacing w:after="40" w:line="276" w:lineRule="auto"/>
            </w:pPr>
            <w:r>
              <w:rPr>
                <w:sz w:val="20"/>
              </w:rPr>
              <w:t>About 12 onward</w:t>
            </w:r>
          </w:p>
        </w:tc>
        <w:tc>
          <w:tcPr>
            <w:tcW w:w="2340" w:type="dxa"/>
            <w:tcMar>
              <w:top w:w="80" w:type="dxa"/>
              <w:left w:w="120" w:type="dxa"/>
              <w:bottom w:w="80" w:type="dxa"/>
              <w:right w:w="120" w:type="dxa"/>
            </w:tcMar>
            <w:vAlign w:val="center"/>
          </w:tcPr>
          <w:p w14:paraId="2C702BC2" w14:textId="77777777" w:rsidR="00074466" w:rsidRDefault="00000000">
            <w:pPr>
              <w:spacing w:after="40" w:line="276" w:lineRule="auto"/>
            </w:pPr>
            <w:r>
              <w:rPr>
                <w:sz w:val="20"/>
              </w:rPr>
              <w:t>Systematic hypothetical and abstract reasoning becomes possible</w:t>
            </w:r>
          </w:p>
        </w:tc>
        <w:tc>
          <w:tcPr>
            <w:tcW w:w="2340" w:type="dxa"/>
            <w:tcMar>
              <w:top w:w="80" w:type="dxa"/>
              <w:left w:w="120" w:type="dxa"/>
              <w:bottom w:w="80" w:type="dxa"/>
              <w:right w:w="120" w:type="dxa"/>
            </w:tcMar>
            <w:vAlign w:val="center"/>
          </w:tcPr>
          <w:p w14:paraId="664B7CDA" w14:textId="77777777" w:rsidR="00074466" w:rsidRDefault="00000000">
            <w:pPr>
              <w:spacing w:after="40" w:line="276" w:lineRule="auto"/>
            </w:pPr>
            <w:r>
              <w:rPr>
                <w:sz w:val="20"/>
              </w:rPr>
              <w:t>Not every adolescent or adult uses formal reasoning consistently in every context</w:t>
            </w:r>
          </w:p>
        </w:tc>
      </w:tr>
    </w:tbl>
    <w:p w14:paraId="5058E793" w14:textId="77777777" w:rsidR="00074466" w:rsidRDefault="00074466">
      <w:pPr>
        <w:spacing w:after="0"/>
      </w:pPr>
    </w:p>
    <w:p w14:paraId="7DB8C50B" w14:textId="77777777" w:rsidR="00074466" w:rsidRDefault="00000000">
      <w:pPr>
        <w:spacing w:before="60" w:after="60"/>
      </w:pPr>
      <w:r>
        <w:rPr>
          <w:i/>
          <w:color w:val="666666"/>
          <w:sz w:val="18"/>
        </w:rPr>
        <w:t>[Figure artwork omitted from line-edit packet; caption follows.]</w:t>
      </w:r>
    </w:p>
    <w:p w14:paraId="346C449D" w14:textId="77777777" w:rsidR="00074466" w:rsidRDefault="00000000">
      <w:r>
        <w:rPr>
          <w:i/>
        </w:rPr>
        <w:lastRenderedPageBreak/>
        <w:t>Figure 10.4. Piaget's stages are a useful map of broad changes in children's reasoning, not a rigid calendar. Abilities emerge at different rates, overlap across stages, and can appear earlier when tasks reduce memory, language, or motor demands.</w:t>
      </w:r>
    </w:p>
    <w:p w14:paraId="3890FA33" w14:textId="77777777" w:rsidR="00074466" w:rsidRDefault="00000000">
      <w:commentRangeStart w:id="71"/>
      <w:r>
        <w:t xml:space="preserve">Piaget's strongest legacy is active </w:t>
      </w:r>
      <w:commentRangeStart w:id="72"/>
      <w:r>
        <w:t>construction</w:t>
      </w:r>
      <w:commentRangeEnd w:id="72"/>
      <w:r w:rsidR="00291EDD">
        <w:rPr>
          <w:rStyle w:val="CommentReference"/>
          <w:sz w:val="22"/>
          <w:szCs w:val="22"/>
        </w:rPr>
        <w:commentReference w:id="72"/>
      </w:r>
      <w:r>
        <w:t xml:space="preserve">. His rigid stage boundaries have held up less well. Baillargeon's violation-of-expectation studies found that infants looked longer at events in which a </w:t>
      </w:r>
      <w:commentRangeStart w:id="73"/>
      <w:r>
        <w:t xml:space="preserve">hidden object appeared to violate physical continuity. </w:t>
      </w:r>
      <w:commentRangeEnd w:id="73"/>
      <w:r w:rsidR="00291EDD">
        <w:rPr>
          <w:rStyle w:val="CommentReference"/>
          <w:sz w:val="22"/>
          <w:szCs w:val="22"/>
        </w:rPr>
        <w:commentReference w:id="73"/>
      </w:r>
      <w:r>
        <w:t>Those results provide evidence for early expectations about objects, but looking longer is not identical to possessing the fully articulated object concept of an older child (Baillargeon, 1987).</w:t>
      </w:r>
    </w:p>
    <w:p w14:paraId="2CDB5517" w14:textId="77777777" w:rsidR="00074466" w:rsidRDefault="00000000">
      <w:r>
        <w:t xml:space="preserve">False-belief tasks tell a similar story. By about age four, many children can predict that another person </w:t>
      </w:r>
      <w:commentRangeStart w:id="74"/>
      <w:r>
        <w:t xml:space="preserve">will act on a mistaken belief. </w:t>
      </w:r>
      <w:commentRangeEnd w:id="74"/>
      <w:r w:rsidR="00291EDD">
        <w:rPr>
          <w:rStyle w:val="CommentReference"/>
          <w:sz w:val="22"/>
          <w:szCs w:val="22"/>
        </w:rPr>
        <w:commentReference w:id="74"/>
      </w:r>
      <w:r>
        <w:t>That is earlier than Piaget's three-mountains task implied, but performance still depends on language, inhibition, and task complexity. Developmental tasks do not simply reveal a hidden competence. They require the child to understand instructions, remember information, inhibit a tempting response, and produce an answer.</w:t>
      </w:r>
    </w:p>
    <w:p w14:paraId="755C0FAB" w14:textId="77777777" w:rsidR="00074466" w:rsidRDefault="00000000">
      <w:r>
        <w:t>Core-knowledge research pushes the starting point earlier still. Infants show early-emerging systems or biases for tracking objects, quantities, geometry, and agents (Spelke, 2000; Wynn, 1992). These are not miniature adult theories. They are structured starting conditions that experience elaborates. Piaget was right that children construct knowledge. He underestimated how much structure the construction begins with.</w:t>
      </w:r>
      <w:commentRangeEnd w:id="71"/>
      <w:r w:rsidR="00EA0B98">
        <w:rPr>
          <w:rStyle w:val="CommentReference"/>
          <w:sz w:val="22"/>
          <w:szCs w:val="22"/>
        </w:rPr>
        <w:commentReference w:id="71"/>
      </w:r>
    </w:p>
    <w:p w14:paraId="67D21BCA" w14:textId="77777777" w:rsidR="00074466" w:rsidRDefault="00000000">
      <w:pPr>
        <w:pStyle w:val="Heading2"/>
      </w:pPr>
      <w:r>
        <w:rPr>
          <w:rFonts w:ascii="Calibri" w:hAnsi="Calibri"/>
        </w:rPr>
        <w:t>Vygotsky: minds develop between people</w:t>
      </w:r>
    </w:p>
    <w:p w14:paraId="0280FA37" w14:textId="692EA843" w:rsidR="00074466" w:rsidRDefault="00000000">
      <w:r>
        <w:t>Piaget's child often appears as a solo scientist</w:t>
      </w:r>
      <w:ins w:id="75" w:author="Jon Oxford" w:date="2026-07-24T09:44:00Z" w16du:dateUtc="2026-07-24T14:44:00Z">
        <w:r w:rsidR="00611985">
          <w:t>, but think about it, how much did your mother, siblings,</w:t>
        </w:r>
      </w:ins>
      <w:ins w:id="76" w:author="Jon Oxford" w:date="2026-07-24T09:45:00Z" w16du:dateUtc="2026-07-24T14:45:00Z">
        <w:r w:rsidR="00611985">
          <w:t xml:space="preserve"> or peers influence the world you perceived and were therefore adapted to? </w:t>
        </w:r>
      </w:ins>
      <w:del w:id="77" w:author="Jon Oxford" w:date="2026-07-24T09:44:00Z" w16du:dateUtc="2026-07-24T14:44:00Z">
        <w:r w:rsidDel="00611985">
          <w:delText xml:space="preserve">. </w:delText>
        </w:r>
      </w:del>
      <w:r>
        <w:t>Lev Vygotsky placed social interaction nearer the center. Children first perform many cognitive acts with other people before they can perform them independently.</w:t>
      </w:r>
    </w:p>
    <w:p w14:paraId="290BBDB0" w14:textId="50023C99" w:rsidR="00074466" w:rsidRDefault="00000000">
      <w:r>
        <w:t xml:space="preserve">The </w:t>
      </w:r>
      <w:r>
        <w:rPr>
          <w:b/>
        </w:rPr>
        <w:t>zone of proximal development (ZPD)</w:t>
      </w:r>
      <w:r>
        <w:t xml:space="preserve"> is the range between what a learner can do alone and what the learner can do with well-calibrated help. </w:t>
      </w:r>
      <w:r>
        <w:rPr>
          <w:b/>
        </w:rPr>
        <w:t>Scaffolding</w:t>
      </w:r>
      <w:r>
        <w:t xml:space="preserve"> is the temporary support that makes performance within that zone possible and then fades as competence grows. </w:t>
      </w:r>
      <w:commentRangeStart w:id="78"/>
      <w:del w:id="79" w:author="Jon Oxford" w:date="2026-07-24T09:45:00Z" w16du:dateUtc="2026-07-24T14:45:00Z">
        <w:r w:rsidDel="00611985">
          <w:delText>The</w:delText>
        </w:r>
      </w:del>
      <w:commentRangeEnd w:id="78"/>
      <w:r w:rsidR="00611985">
        <w:rPr>
          <w:rStyle w:val="CommentReference"/>
          <w:sz w:val="22"/>
          <w:szCs w:val="22"/>
        </w:rPr>
        <w:commentReference w:id="78"/>
      </w:r>
      <w:del w:id="80" w:author="Jon Oxford" w:date="2026-07-24T09:45:00Z" w16du:dateUtc="2026-07-24T14:45:00Z">
        <w:r w:rsidDel="00611985">
          <w:delText xml:space="preserve"> term </w:delText>
        </w:r>
        <w:r w:rsidDel="00611985">
          <w:rPr>
            <w:i/>
          </w:rPr>
          <w:delText>scaffolding</w:delText>
        </w:r>
        <w:r w:rsidDel="00611985">
          <w:delText xml:space="preserve"> was introduced later by Wood, Bruner, and Ross (1976), but it fits Vygotsky's account of socially supported development.</w:delText>
        </w:r>
      </w:del>
    </w:p>
    <w:p w14:paraId="4278DB23" w14:textId="77777777" w:rsidR="00074466" w:rsidRDefault="00000000">
      <w:pPr>
        <w:spacing w:before="60" w:after="60"/>
      </w:pPr>
      <w:r>
        <w:rPr>
          <w:i/>
          <w:color w:val="666666"/>
          <w:sz w:val="18"/>
        </w:rPr>
        <w:t>[Figure artwork omitted from line-edit packet; caption follows.]</w:t>
      </w:r>
    </w:p>
    <w:p w14:paraId="317BA229" w14:textId="77777777" w:rsidR="00074466" w:rsidRDefault="00000000">
      <w:r>
        <w:rPr>
          <w:i/>
        </w:rPr>
        <w:t>Figure 10.5. The ZPD is the instructional sweet spot: the task is just beyond what the learner can do alone but achievable with calibrated support. Effective scaffolding fades, leaving the learner more capable after the support disappears.</w:t>
      </w:r>
    </w:p>
    <w:p w14:paraId="6F08CD91" w14:textId="77777777" w:rsidR="00074466" w:rsidRDefault="00000000">
      <w:r>
        <w:t xml:space="preserve">Humans appear unusually adapted for </w:t>
      </w:r>
      <w:r>
        <w:rPr>
          <w:b/>
        </w:rPr>
        <w:t>natural pedagogy</w:t>
      </w:r>
      <w:r>
        <w:t>—actively signaling information in ways that make general knowledge easier for another person to learn—although teaching and learning-facilitation also occur in more limited forms in other species (Csibra &amp; Gergely, 2011).</w:t>
      </w:r>
    </w:p>
    <w:p w14:paraId="3FC3293D" w14:textId="77777777" w:rsidR="00074466" w:rsidRDefault="00000000">
      <w:commentRangeStart w:id="81"/>
      <w:r>
        <w:lastRenderedPageBreak/>
        <w:t>Vygotsky also treated private speech as a cognitive tool. A child narrating “first this piece, then that one” is not merely talking to herself. She is internalizing the social dialogue that previously organized the task. What begins between people becomes part of the learner's own control system.</w:t>
      </w:r>
      <w:commentRangeEnd w:id="81"/>
      <w:r w:rsidR="00611985">
        <w:rPr>
          <w:rStyle w:val="CommentReference"/>
          <w:sz w:val="22"/>
          <w:szCs w:val="22"/>
        </w:rPr>
        <w:commentReference w:id="81"/>
      </w:r>
    </w:p>
    <w:p w14:paraId="3D11E2DA" w14:textId="77777777" w:rsidR="00074466" w:rsidRDefault="00000000">
      <w:pPr>
        <w:pBdr>
          <w:left w:val="single" w:sz="14" w:space="8" w:color="2E74B5"/>
        </w:pBdr>
        <w:shd w:val="clear" w:color="auto" w:fill="F4F6F9"/>
        <w:spacing w:before="80" w:after="160"/>
        <w:ind w:left="180" w:right="120"/>
      </w:pPr>
      <w:r>
        <w:rPr>
          <w:b/>
        </w:rPr>
        <w:t>AI Connection:</w:t>
      </w:r>
      <w:r>
        <w:t xml:space="preserve"> An AI system becomes a scaffold only when it responds to the learner's demonstrated understanding, withholds unnecessary steps, and fades support. Producing the finished essay or proof may improve the product while leaving the learner unchanged. The test is what happens after the support is removed. Can you now solve a new problem without it?</w:t>
      </w:r>
    </w:p>
    <w:p w14:paraId="723888EE" w14:textId="77777777" w:rsidR="00074466" w:rsidRDefault="00000000">
      <w:r>
        <w:rPr>
          <w:b/>
        </w:rPr>
        <w:t>Try it yourself:</w:t>
      </w:r>
      <w:r>
        <w:t xml:space="preserve"> Compare complete-answer support, graduated hints, and performance after support fades. The activity illustrates different forms of support; it does not diagnose or measure you.</w:t>
      </w:r>
    </w:p>
    <w:p w14:paraId="7DE9F417" w14:textId="77777777" w:rsidR="00074466" w:rsidRDefault="00000000">
      <w:pPr>
        <w:pBdr>
          <w:left w:val="single" w:sz="14" w:space="8" w:color="2E74B5"/>
        </w:pBdr>
        <w:shd w:val="clear" w:color="auto" w:fill="F4F6F9"/>
        <w:spacing w:before="80" w:after="160"/>
        <w:ind w:left="180" w:right="120"/>
      </w:pPr>
      <w:r>
        <w:rPr>
          <w:b/>
        </w:rPr>
        <w:t>Stop and Retrieve:</w:t>
      </w:r>
      <w:r>
        <w:t xml:space="preserve"> Piaget and Vygotsky both describe an active learner. Where does each place the main engine of development, and what would count as evidence that scaffolding actually worked?</w:t>
      </w:r>
    </w:p>
    <w:p w14:paraId="13460A46" w14:textId="77777777" w:rsidR="00074466" w:rsidRDefault="00000000">
      <w:pPr>
        <w:pStyle w:val="Heading1"/>
      </w:pPr>
      <w:r>
        <w:rPr>
          <w:rFonts w:ascii="Calibri" w:hAnsi="Calibri"/>
        </w:rPr>
        <w:t>Section 3: Relationships, Temperament, and Moral Development</w:t>
      </w:r>
    </w:p>
    <w:p w14:paraId="0104D2E9" w14:textId="77777777" w:rsidR="00074466" w:rsidRDefault="00000000">
      <w:pPr>
        <w:pStyle w:val="Heading2"/>
      </w:pPr>
      <w:r>
        <w:rPr>
          <w:rFonts w:ascii="Calibri" w:hAnsi="Calibri"/>
        </w:rPr>
        <w:t>Attachment is a relationship pattern</w:t>
      </w:r>
    </w:p>
    <w:p w14:paraId="311BDFF4" w14:textId="77777777" w:rsidR="00074466" w:rsidRDefault="00000000">
      <w:r>
        <w:t xml:space="preserve">John Bowlby argued that </w:t>
      </w:r>
      <w:r>
        <w:rPr>
          <w:b/>
        </w:rPr>
        <w:t>attachment</w:t>
      </w:r>
      <w:r>
        <w:t xml:space="preserve"> is a biologically prepared system that keeps vulnerable infants near protective caregivers. Repeated interactions may contribute to an </w:t>
      </w:r>
      <w:r>
        <w:rPr>
          <w:b/>
        </w:rPr>
        <w:t>internal working model</w:t>
      </w:r>
      <w:r>
        <w:t xml:space="preserve">—expectations about whether comfort and support will be available. </w:t>
      </w:r>
      <w:commentRangeStart w:id="82"/>
      <w:r>
        <w:t>That is a useful theoretical mechanism, but it is not a permanent script written in the first year</w:t>
      </w:r>
      <w:commentRangeEnd w:id="82"/>
      <w:r w:rsidR="00611985">
        <w:rPr>
          <w:rStyle w:val="CommentReference"/>
          <w:sz w:val="22"/>
          <w:szCs w:val="22"/>
        </w:rPr>
        <w:commentReference w:id="82"/>
      </w:r>
      <w:r>
        <w:t>.</w:t>
      </w:r>
    </w:p>
    <w:p w14:paraId="156B6D09" w14:textId="77777777" w:rsidR="00074466" w:rsidRDefault="00000000">
      <w:r>
        <w:t xml:space="preserve">Mary Ainsworth's </w:t>
      </w:r>
      <w:r>
        <w:rPr>
          <w:b/>
        </w:rPr>
        <w:t>Strange Situation</w:t>
      </w:r>
      <w:r>
        <w:t xml:space="preserve"> measures how a 12- to 18-month-old organizes attachment behavior during brief separations and reunions with a familiar caregiver. Reunion is more diagnostic than separation alone.</w:t>
      </w:r>
    </w:p>
    <w:p w14:paraId="5542A5A2" w14:textId="77777777" w:rsidR="00074466" w:rsidRDefault="00000000">
      <w:pPr>
        <w:pStyle w:val="ListBullet"/>
      </w:pPr>
      <w:r>
        <w:rPr>
          <w:b/>
        </w:rPr>
        <w:t>Secure:</w:t>
      </w:r>
      <w:r>
        <w:t xml:space="preserve"> The infant seeks contact or reassurance and is soothed enough to return to exploration.</w:t>
      </w:r>
    </w:p>
    <w:p w14:paraId="78D91240" w14:textId="77777777" w:rsidR="00074466" w:rsidRDefault="00000000">
      <w:pPr>
        <w:pStyle w:val="ListBullet"/>
      </w:pPr>
      <w:r>
        <w:rPr>
          <w:b/>
        </w:rPr>
        <w:t>Anxious-ambivalent/resistant:</w:t>
      </w:r>
      <w:r>
        <w:t xml:space="preserve"> The infant seeks contact but also resists it and remains difficult to soothe.</w:t>
      </w:r>
    </w:p>
    <w:p w14:paraId="3A9E140A" w14:textId="77777777" w:rsidR="00074466" w:rsidRDefault="00000000">
      <w:pPr>
        <w:pStyle w:val="ListBullet"/>
      </w:pPr>
      <w:r>
        <w:rPr>
          <w:b/>
        </w:rPr>
        <w:t>Anxious-avoidant:</w:t>
      </w:r>
      <w:r>
        <w:t xml:space="preserve"> The infant minimizes visible attachment behavior and avoids or ignores the caregiver during reunion.</w:t>
      </w:r>
    </w:p>
    <w:p w14:paraId="5D73A7F6" w14:textId="77777777" w:rsidR="00074466" w:rsidRDefault="00000000">
      <w:pPr>
        <w:pStyle w:val="ListBullet"/>
      </w:pPr>
      <w:r>
        <w:rPr>
          <w:b/>
        </w:rPr>
        <w:t>Disorganized:</w:t>
      </w:r>
      <w:r>
        <w:t xml:space="preserve"> The infant shows contradictory, disoriented, frozen, or frightened behavior without a coherent strategy.</w:t>
      </w:r>
    </w:p>
    <w:p w14:paraId="38FF6A86" w14:textId="77777777" w:rsidR="00074466" w:rsidRDefault="00000000">
      <w:r>
        <w:t>These classifications describe behavior in a particular relationship and procedure. They are not child personality types, and they are not the same constructs used in questionnaires about adult romantic attachment.</w:t>
      </w:r>
    </w:p>
    <w:p w14:paraId="39A66E92" w14:textId="77777777" w:rsidR="00074466" w:rsidRDefault="00000000">
      <w:r>
        <w:t xml:space="preserve">Caregiver sensitivity is associated with attachment security, but the average association is modest and variable across studies and contexts. Temperament, stress, family resources, culture, and changes in caregiving also matter. Early attachment predicts later functioning probabilistically—not as destiny. Even </w:t>
      </w:r>
      <w:r>
        <w:lastRenderedPageBreak/>
        <w:t xml:space="preserve">physiological coordination between caregivers and infants, sometimes called </w:t>
      </w:r>
      <w:r>
        <w:rPr>
          <w:b/>
        </w:rPr>
        <w:t>biobehavioral synchrony</w:t>
      </w:r>
      <w:r>
        <w:t>, is best treated as one possible mechanism within a larger relational system, not a biological proof of a fixed bond (Feldman, 2007).</w:t>
      </w:r>
    </w:p>
    <w:p w14:paraId="40ECB35A" w14:textId="77777777" w:rsidR="00074466" w:rsidRDefault="00000000">
      <w:pPr>
        <w:spacing w:before="60" w:after="60"/>
      </w:pPr>
      <w:r>
        <w:rPr>
          <w:i/>
          <w:color w:val="666666"/>
          <w:sz w:val="18"/>
        </w:rPr>
        <w:t>[Figure artwork omitted from line-edit packet; caption follows.]</w:t>
      </w:r>
    </w:p>
    <w:p w14:paraId="53A95524" w14:textId="77777777" w:rsidR="00074466" w:rsidRDefault="00000000">
      <w:r>
        <w:rPr>
          <w:i/>
        </w:rPr>
        <w:t>Figure 10.6. Strange Situation classifications are read most clearly at reunion. Secure infants seek comfort and are soothed; anxious-ambivalent infants both seek and resist comfort; anxious-avoidant infants minimize visible attachment behavior; disorganized infants show contradictory or frightened behavior. These are probabilistic relationship patterns whose distribution and meaning vary with culture and context.</w:t>
      </w:r>
    </w:p>
    <w:p w14:paraId="223430EE" w14:textId="77777777" w:rsidR="00074466" w:rsidRDefault="00000000">
      <w:pPr>
        <w:pBdr>
          <w:left w:val="single" w:sz="14" w:space="8" w:color="2E74B5"/>
        </w:pBdr>
        <w:shd w:val="clear" w:color="auto" w:fill="F4F6F9"/>
        <w:spacing w:before="80" w:after="160"/>
        <w:ind w:left="180" w:right="120"/>
      </w:pPr>
      <w:r>
        <w:rPr>
          <w:b/>
        </w:rPr>
        <w:t>Classic Study: The Strange Situation</w:t>
      </w:r>
      <w:r>
        <w:t xml:space="preserve"> </w:t>
      </w:r>
      <w:r>
        <w:rPr>
          <w:b/>
        </w:rPr>
        <w:t>Setup:</w:t>
      </w:r>
      <w:r>
        <w:t xml:space="preserve"> Ainsworth's Baltimore study combined repeated home observations with a structured laboratory procedure at about 12 months. </w:t>
      </w:r>
      <w:r>
        <w:rPr>
          <w:b/>
        </w:rPr>
        <w:t>Procedure:</w:t>
      </w:r>
      <w:r>
        <w:t xml:space="preserve"> Across eight short episodes, the infant explored an unfamiliar room, encountered a stranger, experienced brief caregiver separations, and reunited with the caregiver. </w:t>
      </w:r>
      <w:r>
        <w:rPr>
          <w:b/>
        </w:rPr>
        <w:t>Key contribution:</w:t>
      </w:r>
      <w:r>
        <w:t xml:space="preserve"> Ainsworth made Bowlby's theoretical ideas observable. Reunion behavior could be coded reliably, and caregiving sensitivity observed at home was associated with later attachment classification. </w:t>
      </w:r>
      <w:r>
        <w:rPr>
          <w:b/>
        </w:rPr>
        <w:t>Boundary:</w:t>
      </w:r>
      <w:r>
        <w:t xml:space="preserve"> The original sample was small and culturally narrow. Later research supports a relationship between caregiver sensitivity and attachment security, but not the simple claim that one caregiving pattern mechanically produces one attachment type. The Strange Situation should not be treated as a culture-free personality test.</w:t>
      </w:r>
    </w:p>
    <w:p w14:paraId="4745CEB0" w14:textId="77777777" w:rsidR="00074466" w:rsidRDefault="00000000">
      <w:pPr>
        <w:pStyle w:val="Heading2"/>
      </w:pPr>
      <w:r>
        <w:rPr>
          <w:rFonts w:ascii="Calibri" w:hAnsi="Calibri"/>
        </w:rPr>
        <w:t>Temperament and differential susceptibility</w:t>
      </w:r>
    </w:p>
    <w:p w14:paraId="5C170091" w14:textId="77777777" w:rsidR="00074466" w:rsidRDefault="00000000">
      <w:r>
        <w:t xml:space="preserve">Infants arrive with </w:t>
      </w:r>
      <w:r>
        <w:rPr>
          <w:b/>
        </w:rPr>
        <w:t>temperament</w:t>
      </w:r>
      <w:r>
        <w:t>—early individual differences in emotional reactivity, attention, activity, and self-regulation. Temperament affects the caregiving an infant elicits, while caregiving affects how temperament is expressed. A highly reactive infant and an exhausted caregiver can create a feedback loop; the same infant with predictable support may develop a very different regulatory pattern. The fit between child and environment matters.</w:t>
      </w:r>
    </w:p>
    <w:p w14:paraId="797D9137" w14:textId="77777777" w:rsidR="00074466" w:rsidRDefault="00000000">
      <w:r>
        <w:t xml:space="preserve">The </w:t>
      </w:r>
      <w:r>
        <w:rPr>
          <w:b/>
        </w:rPr>
        <w:t>orchid/dandelion</w:t>
      </w:r>
      <w:r>
        <w:t xml:space="preserve"> metaphor captures </w:t>
      </w:r>
      <w:r>
        <w:rPr>
          <w:b/>
        </w:rPr>
        <w:t>differential susceptibility</w:t>
      </w:r>
      <w:r>
        <w:t>. Some children appear more responsive to environmental quality “for better and for worse”: they do especially poorly under adversity but especially well under supportive conditions. Less environmentally sensitive children show smaller differences across those conditions.</w:t>
      </w:r>
    </w:p>
    <w:p w14:paraId="6138E350" w14:textId="77777777" w:rsidR="00074466" w:rsidRDefault="00000000">
      <w:r>
        <w:t>Do not turn the metaphor into two biological species of child. Susceptibility is better understood as a continuum, and it may differ across outcomes and periods of development. The important idea is the crossover: what looks like vulnerability in a harsh environment may be heightened plasticity in a supportive one.</w:t>
      </w:r>
    </w:p>
    <w:p w14:paraId="5E756979" w14:textId="77777777" w:rsidR="00074466" w:rsidRDefault="00000000">
      <w:pPr>
        <w:pStyle w:val="Heading2"/>
      </w:pPr>
      <w:r>
        <w:rPr>
          <w:rFonts w:ascii="Calibri" w:hAnsi="Calibri"/>
        </w:rPr>
        <w:lastRenderedPageBreak/>
        <w:t>Parenting styles: useful pattern, limited causal claim</w:t>
      </w:r>
    </w:p>
    <w:p w14:paraId="595C38FF" w14:textId="77777777" w:rsidR="00074466" w:rsidRDefault="00000000">
      <w:r>
        <w:t xml:space="preserve">Parenting research often organizes behavior along two dimensions: </w:t>
      </w:r>
      <w:r>
        <w:rPr>
          <w:b/>
        </w:rPr>
        <w:t>responsiveness</w:t>
      </w:r>
      <w:r>
        <w:t xml:space="preserve"> and </w:t>
      </w:r>
      <w:r>
        <w:rPr>
          <w:b/>
        </w:rPr>
        <w:t>demandingness</w:t>
      </w:r>
      <w:r>
        <w:t>. Baumrind's original work described three patterns; the later four-quadrant model added the uninvolved category (Baumrind, 1966; Maccoby &amp; Martin, 1983).</w:t>
      </w:r>
    </w:p>
    <w:tbl>
      <w:tblPr>
        <w:tblStyle w:val="TableGrid"/>
        <w:tblW w:w="9360" w:type="dxa"/>
        <w:tblInd w:w="120" w:type="dxa"/>
        <w:tblLayout w:type="fixed"/>
        <w:tblLook w:val="04A0" w:firstRow="1" w:lastRow="0" w:firstColumn="1" w:lastColumn="0" w:noHBand="0" w:noVBand="1"/>
      </w:tblPr>
      <w:tblGrid>
        <w:gridCol w:w="2340"/>
        <w:gridCol w:w="2340"/>
        <w:gridCol w:w="2340"/>
        <w:gridCol w:w="2340"/>
      </w:tblGrid>
      <w:tr w:rsidR="00074466" w14:paraId="2F6A8CA5" w14:textId="77777777">
        <w:tc>
          <w:tcPr>
            <w:tcW w:w="2340" w:type="dxa"/>
            <w:shd w:val="clear" w:color="auto" w:fill="E8EEF5"/>
            <w:tcMar>
              <w:top w:w="80" w:type="dxa"/>
              <w:left w:w="120" w:type="dxa"/>
              <w:bottom w:w="80" w:type="dxa"/>
              <w:right w:w="120" w:type="dxa"/>
            </w:tcMar>
            <w:vAlign w:val="center"/>
          </w:tcPr>
          <w:p w14:paraId="42037A02" w14:textId="77777777" w:rsidR="00074466" w:rsidRDefault="00000000">
            <w:pPr>
              <w:spacing w:after="40" w:line="276" w:lineRule="auto"/>
            </w:pPr>
            <w:r>
              <w:rPr>
                <w:b/>
                <w:sz w:val="20"/>
              </w:rPr>
              <w:t>Parenting pattern</w:t>
            </w:r>
          </w:p>
        </w:tc>
        <w:tc>
          <w:tcPr>
            <w:tcW w:w="2340" w:type="dxa"/>
            <w:shd w:val="clear" w:color="auto" w:fill="E8EEF5"/>
            <w:tcMar>
              <w:top w:w="80" w:type="dxa"/>
              <w:left w:w="120" w:type="dxa"/>
              <w:bottom w:w="80" w:type="dxa"/>
              <w:right w:w="120" w:type="dxa"/>
            </w:tcMar>
            <w:vAlign w:val="center"/>
          </w:tcPr>
          <w:p w14:paraId="1A6C83BC" w14:textId="77777777" w:rsidR="00074466" w:rsidRDefault="00000000">
            <w:pPr>
              <w:spacing w:after="40" w:line="276" w:lineRule="auto"/>
            </w:pPr>
            <w:r>
              <w:rPr>
                <w:b/>
                <w:sz w:val="20"/>
              </w:rPr>
              <w:t>Responsiveness</w:t>
            </w:r>
          </w:p>
        </w:tc>
        <w:tc>
          <w:tcPr>
            <w:tcW w:w="2340" w:type="dxa"/>
            <w:shd w:val="clear" w:color="auto" w:fill="E8EEF5"/>
            <w:tcMar>
              <w:top w:w="80" w:type="dxa"/>
              <w:left w:w="120" w:type="dxa"/>
              <w:bottom w:w="80" w:type="dxa"/>
              <w:right w:w="120" w:type="dxa"/>
            </w:tcMar>
            <w:vAlign w:val="center"/>
          </w:tcPr>
          <w:p w14:paraId="50067114" w14:textId="77777777" w:rsidR="00074466" w:rsidRDefault="00000000">
            <w:pPr>
              <w:spacing w:after="40" w:line="276" w:lineRule="auto"/>
            </w:pPr>
            <w:r>
              <w:rPr>
                <w:b/>
                <w:sz w:val="20"/>
              </w:rPr>
              <w:t>Demandingness</w:t>
            </w:r>
          </w:p>
        </w:tc>
        <w:tc>
          <w:tcPr>
            <w:tcW w:w="2340" w:type="dxa"/>
            <w:shd w:val="clear" w:color="auto" w:fill="E8EEF5"/>
            <w:tcMar>
              <w:top w:w="80" w:type="dxa"/>
              <w:left w:w="120" w:type="dxa"/>
              <w:bottom w:w="80" w:type="dxa"/>
              <w:right w:w="120" w:type="dxa"/>
            </w:tcMar>
            <w:vAlign w:val="center"/>
          </w:tcPr>
          <w:p w14:paraId="222CE56F" w14:textId="77777777" w:rsidR="00074466" w:rsidRDefault="00000000">
            <w:pPr>
              <w:spacing w:after="40" w:line="276" w:lineRule="auto"/>
            </w:pPr>
            <w:r>
              <w:rPr>
                <w:b/>
                <w:sz w:val="20"/>
              </w:rPr>
              <w:t>Typical description</w:t>
            </w:r>
          </w:p>
        </w:tc>
      </w:tr>
      <w:tr w:rsidR="00074466" w14:paraId="3977AF7E" w14:textId="77777777">
        <w:tc>
          <w:tcPr>
            <w:tcW w:w="2340" w:type="dxa"/>
            <w:tcMar>
              <w:top w:w="80" w:type="dxa"/>
              <w:left w:w="120" w:type="dxa"/>
              <w:bottom w:w="80" w:type="dxa"/>
              <w:right w:w="120" w:type="dxa"/>
            </w:tcMar>
            <w:vAlign w:val="center"/>
          </w:tcPr>
          <w:p w14:paraId="25A26E0F" w14:textId="77777777" w:rsidR="00074466" w:rsidRDefault="00000000">
            <w:pPr>
              <w:spacing w:after="40" w:line="276" w:lineRule="auto"/>
            </w:pPr>
            <w:r>
              <w:rPr>
                <w:b/>
                <w:sz w:val="20"/>
              </w:rPr>
              <w:t>Authoritative</w:t>
            </w:r>
          </w:p>
        </w:tc>
        <w:tc>
          <w:tcPr>
            <w:tcW w:w="2340" w:type="dxa"/>
            <w:tcMar>
              <w:top w:w="80" w:type="dxa"/>
              <w:left w:w="120" w:type="dxa"/>
              <w:bottom w:w="80" w:type="dxa"/>
              <w:right w:w="120" w:type="dxa"/>
            </w:tcMar>
            <w:vAlign w:val="center"/>
          </w:tcPr>
          <w:p w14:paraId="6365004D" w14:textId="77777777" w:rsidR="00074466" w:rsidRDefault="00000000">
            <w:pPr>
              <w:spacing w:after="40" w:line="276" w:lineRule="auto"/>
            </w:pPr>
            <w:r>
              <w:rPr>
                <w:sz w:val="20"/>
              </w:rPr>
              <w:t>High</w:t>
            </w:r>
          </w:p>
        </w:tc>
        <w:tc>
          <w:tcPr>
            <w:tcW w:w="2340" w:type="dxa"/>
            <w:tcMar>
              <w:top w:w="80" w:type="dxa"/>
              <w:left w:w="120" w:type="dxa"/>
              <w:bottom w:w="80" w:type="dxa"/>
              <w:right w:w="120" w:type="dxa"/>
            </w:tcMar>
            <w:vAlign w:val="center"/>
          </w:tcPr>
          <w:p w14:paraId="34C9756C" w14:textId="77777777" w:rsidR="00074466" w:rsidRDefault="00000000">
            <w:pPr>
              <w:spacing w:after="40" w:line="276" w:lineRule="auto"/>
            </w:pPr>
            <w:r>
              <w:rPr>
                <w:sz w:val="20"/>
              </w:rPr>
              <w:t>High</w:t>
            </w:r>
          </w:p>
        </w:tc>
        <w:tc>
          <w:tcPr>
            <w:tcW w:w="2340" w:type="dxa"/>
            <w:tcMar>
              <w:top w:w="80" w:type="dxa"/>
              <w:left w:w="120" w:type="dxa"/>
              <w:bottom w:w="80" w:type="dxa"/>
              <w:right w:w="120" w:type="dxa"/>
            </w:tcMar>
            <w:vAlign w:val="center"/>
          </w:tcPr>
          <w:p w14:paraId="2FAA75D8" w14:textId="77777777" w:rsidR="00074466" w:rsidRDefault="00000000">
            <w:pPr>
              <w:spacing w:after="40" w:line="276" w:lineRule="auto"/>
            </w:pPr>
            <w:r>
              <w:rPr>
                <w:sz w:val="20"/>
              </w:rPr>
              <w:t>Warm, responsive, and clear about expectations</w:t>
            </w:r>
          </w:p>
        </w:tc>
      </w:tr>
      <w:tr w:rsidR="00074466" w14:paraId="73A64A65" w14:textId="77777777">
        <w:tc>
          <w:tcPr>
            <w:tcW w:w="2340" w:type="dxa"/>
            <w:tcMar>
              <w:top w:w="80" w:type="dxa"/>
              <w:left w:w="120" w:type="dxa"/>
              <w:bottom w:w="80" w:type="dxa"/>
              <w:right w:w="120" w:type="dxa"/>
            </w:tcMar>
            <w:vAlign w:val="center"/>
          </w:tcPr>
          <w:p w14:paraId="3F944E50" w14:textId="77777777" w:rsidR="00074466" w:rsidRDefault="00000000">
            <w:pPr>
              <w:spacing w:after="40" w:line="276" w:lineRule="auto"/>
            </w:pPr>
            <w:r>
              <w:rPr>
                <w:b/>
                <w:sz w:val="20"/>
              </w:rPr>
              <w:t>Authoritarian</w:t>
            </w:r>
          </w:p>
        </w:tc>
        <w:tc>
          <w:tcPr>
            <w:tcW w:w="2340" w:type="dxa"/>
            <w:tcMar>
              <w:top w:w="80" w:type="dxa"/>
              <w:left w:w="120" w:type="dxa"/>
              <w:bottom w:w="80" w:type="dxa"/>
              <w:right w:w="120" w:type="dxa"/>
            </w:tcMar>
            <w:vAlign w:val="center"/>
          </w:tcPr>
          <w:p w14:paraId="378D2F3A" w14:textId="77777777" w:rsidR="00074466" w:rsidRDefault="00000000">
            <w:pPr>
              <w:spacing w:after="40" w:line="276" w:lineRule="auto"/>
            </w:pPr>
            <w:r>
              <w:rPr>
                <w:sz w:val="20"/>
              </w:rPr>
              <w:t>Low</w:t>
            </w:r>
          </w:p>
        </w:tc>
        <w:tc>
          <w:tcPr>
            <w:tcW w:w="2340" w:type="dxa"/>
            <w:tcMar>
              <w:top w:w="80" w:type="dxa"/>
              <w:left w:w="120" w:type="dxa"/>
              <w:bottom w:w="80" w:type="dxa"/>
              <w:right w:w="120" w:type="dxa"/>
            </w:tcMar>
            <w:vAlign w:val="center"/>
          </w:tcPr>
          <w:p w14:paraId="3E598795" w14:textId="77777777" w:rsidR="00074466" w:rsidRDefault="00000000">
            <w:pPr>
              <w:spacing w:after="40" w:line="276" w:lineRule="auto"/>
            </w:pPr>
            <w:r>
              <w:rPr>
                <w:sz w:val="20"/>
              </w:rPr>
              <w:t>High</w:t>
            </w:r>
          </w:p>
        </w:tc>
        <w:tc>
          <w:tcPr>
            <w:tcW w:w="2340" w:type="dxa"/>
            <w:tcMar>
              <w:top w:w="80" w:type="dxa"/>
              <w:left w:w="120" w:type="dxa"/>
              <w:bottom w:w="80" w:type="dxa"/>
              <w:right w:w="120" w:type="dxa"/>
            </w:tcMar>
            <w:vAlign w:val="center"/>
          </w:tcPr>
          <w:p w14:paraId="0BB32BDC" w14:textId="77777777" w:rsidR="00074466" w:rsidRDefault="00000000">
            <w:pPr>
              <w:spacing w:after="40" w:line="276" w:lineRule="auto"/>
            </w:pPr>
            <w:r>
              <w:rPr>
                <w:sz w:val="20"/>
              </w:rPr>
              <w:t>Strict control with limited negotiation or explanation</w:t>
            </w:r>
          </w:p>
        </w:tc>
      </w:tr>
      <w:tr w:rsidR="00074466" w14:paraId="0ADE5DD8" w14:textId="77777777">
        <w:tc>
          <w:tcPr>
            <w:tcW w:w="2340" w:type="dxa"/>
            <w:tcMar>
              <w:top w:w="80" w:type="dxa"/>
              <w:left w:w="120" w:type="dxa"/>
              <w:bottom w:w="80" w:type="dxa"/>
              <w:right w:w="120" w:type="dxa"/>
            </w:tcMar>
            <w:vAlign w:val="center"/>
          </w:tcPr>
          <w:p w14:paraId="4D80FCBA" w14:textId="77777777" w:rsidR="00074466" w:rsidRDefault="00000000">
            <w:pPr>
              <w:spacing w:after="40" w:line="276" w:lineRule="auto"/>
            </w:pPr>
            <w:r>
              <w:rPr>
                <w:b/>
                <w:sz w:val="20"/>
              </w:rPr>
              <w:t>Permissive</w:t>
            </w:r>
          </w:p>
        </w:tc>
        <w:tc>
          <w:tcPr>
            <w:tcW w:w="2340" w:type="dxa"/>
            <w:tcMar>
              <w:top w:w="80" w:type="dxa"/>
              <w:left w:w="120" w:type="dxa"/>
              <w:bottom w:w="80" w:type="dxa"/>
              <w:right w:w="120" w:type="dxa"/>
            </w:tcMar>
            <w:vAlign w:val="center"/>
          </w:tcPr>
          <w:p w14:paraId="686C451C" w14:textId="77777777" w:rsidR="00074466" w:rsidRDefault="00000000">
            <w:pPr>
              <w:spacing w:after="40" w:line="276" w:lineRule="auto"/>
            </w:pPr>
            <w:r>
              <w:rPr>
                <w:sz w:val="20"/>
              </w:rPr>
              <w:t>High</w:t>
            </w:r>
          </w:p>
        </w:tc>
        <w:tc>
          <w:tcPr>
            <w:tcW w:w="2340" w:type="dxa"/>
            <w:tcMar>
              <w:top w:w="80" w:type="dxa"/>
              <w:left w:w="120" w:type="dxa"/>
              <w:bottom w:w="80" w:type="dxa"/>
              <w:right w:w="120" w:type="dxa"/>
            </w:tcMar>
            <w:vAlign w:val="center"/>
          </w:tcPr>
          <w:p w14:paraId="1CA41F56" w14:textId="77777777" w:rsidR="00074466" w:rsidRDefault="00000000">
            <w:pPr>
              <w:spacing w:after="40" w:line="276" w:lineRule="auto"/>
            </w:pPr>
            <w:r>
              <w:rPr>
                <w:sz w:val="20"/>
              </w:rPr>
              <w:t>Low</w:t>
            </w:r>
          </w:p>
        </w:tc>
        <w:tc>
          <w:tcPr>
            <w:tcW w:w="2340" w:type="dxa"/>
            <w:tcMar>
              <w:top w:w="80" w:type="dxa"/>
              <w:left w:w="120" w:type="dxa"/>
              <w:bottom w:w="80" w:type="dxa"/>
              <w:right w:w="120" w:type="dxa"/>
            </w:tcMar>
            <w:vAlign w:val="center"/>
          </w:tcPr>
          <w:p w14:paraId="5F52E9C0" w14:textId="77777777" w:rsidR="00074466" w:rsidRDefault="00000000">
            <w:pPr>
              <w:spacing w:after="40" w:line="276" w:lineRule="auto"/>
            </w:pPr>
            <w:r>
              <w:rPr>
                <w:sz w:val="20"/>
              </w:rPr>
              <w:t>Warm and accepting with few enforced limits</w:t>
            </w:r>
          </w:p>
        </w:tc>
      </w:tr>
      <w:tr w:rsidR="00074466" w14:paraId="6BC06C44" w14:textId="77777777">
        <w:tc>
          <w:tcPr>
            <w:tcW w:w="2340" w:type="dxa"/>
            <w:tcMar>
              <w:top w:w="80" w:type="dxa"/>
              <w:left w:w="120" w:type="dxa"/>
              <w:bottom w:w="80" w:type="dxa"/>
              <w:right w:w="120" w:type="dxa"/>
            </w:tcMar>
            <w:vAlign w:val="center"/>
          </w:tcPr>
          <w:p w14:paraId="0FC2DAF3" w14:textId="77777777" w:rsidR="00074466" w:rsidRDefault="00000000">
            <w:pPr>
              <w:spacing w:after="40" w:line="276" w:lineRule="auto"/>
            </w:pPr>
            <w:r>
              <w:rPr>
                <w:b/>
                <w:sz w:val="20"/>
              </w:rPr>
              <w:t>Uninvolved</w:t>
            </w:r>
          </w:p>
        </w:tc>
        <w:tc>
          <w:tcPr>
            <w:tcW w:w="2340" w:type="dxa"/>
            <w:tcMar>
              <w:top w:w="80" w:type="dxa"/>
              <w:left w:w="120" w:type="dxa"/>
              <w:bottom w:w="80" w:type="dxa"/>
              <w:right w:w="120" w:type="dxa"/>
            </w:tcMar>
            <w:vAlign w:val="center"/>
          </w:tcPr>
          <w:p w14:paraId="41564796" w14:textId="77777777" w:rsidR="00074466" w:rsidRDefault="00000000">
            <w:pPr>
              <w:spacing w:after="40" w:line="276" w:lineRule="auto"/>
            </w:pPr>
            <w:r>
              <w:rPr>
                <w:sz w:val="20"/>
              </w:rPr>
              <w:t>Low</w:t>
            </w:r>
          </w:p>
        </w:tc>
        <w:tc>
          <w:tcPr>
            <w:tcW w:w="2340" w:type="dxa"/>
            <w:tcMar>
              <w:top w:w="80" w:type="dxa"/>
              <w:left w:w="120" w:type="dxa"/>
              <w:bottom w:w="80" w:type="dxa"/>
              <w:right w:w="120" w:type="dxa"/>
            </w:tcMar>
            <w:vAlign w:val="center"/>
          </w:tcPr>
          <w:p w14:paraId="26051EE2" w14:textId="77777777" w:rsidR="00074466" w:rsidRDefault="00000000">
            <w:pPr>
              <w:spacing w:after="40" w:line="276" w:lineRule="auto"/>
            </w:pPr>
            <w:r>
              <w:rPr>
                <w:sz w:val="20"/>
              </w:rPr>
              <w:t>Low</w:t>
            </w:r>
          </w:p>
        </w:tc>
        <w:tc>
          <w:tcPr>
            <w:tcW w:w="2340" w:type="dxa"/>
            <w:tcMar>
              <w:top w:w="80" w:type="dxa"/>
              <w:left w:w="120" w:type="dxa"/>
              <w:bottom w:w="80" w:type="dxa"/>
              <w:right w:w="120" w:type="dxa"/>
            </w:tcMar>
            <w:vAlign w:val="center"/>
          </w:tcPr>
          <w:p w14:paraId="2D7E9254" w14:textId="77777777" w:rsidR="00074466" w:rsidRDefault="00000000">
            <w:pPr>
              <w:spacing w:after="40" w:line="276" w:lineRule="auto"/>
            </w:pPr>
            <w:r>
              <w:rPr>
                <w:sz w:val="20"/>
              </w:rPr>
              <w:t>Limited warmth, monitoring, and structure</w:t>
            </w:r>
          </w:p>
        </w:tc>
      </w:tr>
    </w:tbl>
    <w:p w14:paraId="50065F0B" w14:textId="77777777" w:rsidR="00074466" w:rsidRDefault="00074466">
      <w:pPr>
        <w:spacing w:after="0"/>
      </w:pPr>
    </w:p>
    <w:p w14:paraId="1F790A08" w14:textId="77777777" w:rsidR="00074466" w:rsidRDefault="00000000">
      <w:r>
        <w:t>In many Western samples, authoritative parenting is associated with academic competence, self-regulation, and fewer externalizing problems. But this literature is mostly correlational. Children influence parents, shared genes affect both, economic stress constrains available parenting strategies, and cultural meaning changes how the same behavior is experienced. The table describes recurring patterns; it is not a four-box causal machine.</w:t>
      </w:r>
    </w:p>
    <w:p w14:paraId="01829101" w14:textId="77777777" w:rsidR="00074466" w:rsidRDefault="00000000">
      <w:pPr>
        <w:pStyle w:val="Heading2"/>
      </w:pPr>
      <w:r>
        <w:rPr>
          <w:rFonts w:ascii="Calibri" w:hAnsi="Calibri"/>
        </w:rPr>
        <w:t>Moral motivation is not moral reasoning</w:t>
      </w:r>
    </w:p>
    <w:p w14:paraId="09017A68" w14:textId="77777777" w:rsidR="00074466" w:rsidRDefault="00000000">
      <w:r>
        <w:t xml:space="preserve">Moral development contains at least two problems. </w:t>
      </w:r>
      <w:r>
        <w:rPr>
          <w:b/>
        </w:rPr>
        <w:t>Moral motivation</w:t>
      </w:r>
      <w:r>
        <w:t xml:space="preserve"> concerns why a person helps or avoids harm. </w:t>
      </w:r>
      <w:r>
        <w:rPr>
          <w:b/>
        </w:rPr>
        <w:t>Moral reasoning</w:t>
      </w:r>
      <w:r>
        <w:t xml:space="preserve"> concerns how a person justifies a judgment.</w:t>
      </w:r>
    </w:p>
    <w:p w14:paraId="18C18D40" w14:textId="77777777" w:rsidR="00074466" w:rsidRDefault="00000000">
      <w:r>
        <w:t>Warneken and Tomasello (2006) found that 18-month-old children spontaneously helped adults complete simple goals, often without reward. Young chimpanzees also helped in some conditions. The result suggests that basic prosocial motivation does not require a child to first master an explicit moral philosophy.</w:t>
      </w:r>
    </w:p>
    <w:p w14:paraId="54548855" w14:textId="77777777" w:rsidR="00074466" w:rsidRDefault="00000000">
      <w:r>
        <w:t>Claims about even earlier moral evaluation remain unsettled. Hamlin, Wynn, and Bloom (2007) reported that 6-month-olds preferred a puppet that helped another character over one that hindered it. A large preregistered replication across 37 laboratories found performance at chance (Lucca et al., 2025). The original finding did not become meaningless, but confidence in the broad claim had to change. That is what cumulative science is supposed to do.</w:t>
      </w:r>
    </w:p>
    <w:p w14:paraId="49FF104A" w14:textId="77777777" w:rsidR="00074466" w:rsidRDefault="00000000">
      <w:r>
        <w:lastRenderedPageBreak/>
        <w:t xml:space="preserve">Kohlberg studied </w:t>
      </w:r>
      <w:r>
        <w:rPr>
          <w:b/>
        </w:rPr>
        <w:t>moral reasoning</w:t>
      </w:r>
      <w:r>
        <w:t xml:space="preserve"> rather than prosocial motivation. He proposed that justifications develop from self-focused consequences, through social rules and relationships, toward abstract principles. The useful insight is that two people can reach the same judgment for structurally different reasons. The full stage hierarchy is less secure: the original samples were male, the dilemmas emphasized abstract justice, cultural variation is substantial, and sophisticated reasoning does not guarantee moral behavior.</w:t>
      </w:r>
    </w:p>
    <w:p w14:paraId="5920BC26" w14:textId="77777777" w:rsidR="00074466" w:rsidRDefault="00000000">
      <w:pPr>
        <w:pBdr>
          <w:left w:val="single" w:sz="14" w:space="8" w:color="2E74B5"/>
        </w:pBdr>
        <w:shd w:val="clear" w:color="auto" w:fill="F4F6F9"/>
        <w:spacing w:before="80" w:after="160"/>
        <w:ind w:left="180" w:right="120"/>
      </w:pPr>
      <w:r>
        <w:rPr>
          <w:b/>
        </w:rPr>
        <w:t>Stop and Retrieve:</w:t>
      </w:r>
      <w:r>
        <w:t xml:space="preserve"> A toddler hands an adult a dropped object. An adolescent explains that stealing is wrong because social trust would collapse. Which example concerns moral motivation, which concerns moral reasoning, and why does neither alone explain moral behavior?</w:t>
      </w:r>
    </w:p>
    <w:p w14:paraId="57DEF2C4" w14:textId="77777777" w:rsidR="00074466" w:rsidRDefault="00000000">
      <w:pPr>
        <w:pStyle w:val="Heading1"/>
      </w:pPr>
      <w:r>
        <w:rPr>
          <w:rFonts w:ascii="Calibri" w:hAnsi="Calibri"/>
        </w:rPr>
        <w:t>Section 4: Adolescence and Adulthood—Reorganization, Not Completion</w:t>
      </w:r>
    </w:p>
    <w:p w14:paraId="1F1437CD" w14:textId="77777777" w:rsidR="00074466" w:rsidRDefault="00000000">
      <w:pPr>
        <w:pStyle w:val="Heading2"/>
      </w:pPr>
      <w:r>
        <w:rPr>
          <w:rFonts w:ascii="Calibri" w:hAnsi="Calibri"/>
        </w:rPr>
        <w:t>Identity across changing systems</w:t>
      </w:r>
    </w:p>
    <w:p w14:paraId="65AD6AD8" w14:textId="77777777" w:rsidR="00074466" w:rsidRDefault="00000000">
      <w:r>
        <w:t xml:space="preserve">Erik Erikson's durable contribution was to insist that development continues beyond childhood. His full sequence of eight psychosocial stages is difficult to defend as a universal timetable, but his emphasis on </w:t>
      </w:r>
      <w:r>
        <w:rPr>
          <w:b/>
        </w:rPr>
        <w:t>identity formation</w:t>
      </w:r>
      <w:r>
        <w:t xml:space="preserve"> during adolescence remains useful. Puberty changes the body; abstract thought expands possible selves; peers become more consequential; and society begins demanding commitments about education, work, relationships, politics, and values. “Who am I?” becomes both an intellectual problem and a lived one.</w:t>
      </w:r>
    </w:p>
    <w:p w14:paraId="48E8C339" w14:textId="77777777" w:rsidR="00074466" w:rsidRDefault="00000000">
      <w:r>
        <w:rPr>
          <w:b/>
        </w:rPr>
        <w:t>Emerging adulthood</w:t>
      </w:r>
      <w:r>
        <w:t>, roughly the late teens through the twenties in many industrialized societies, can extend identity exploration before stable adult roles are assumed. It is not a universal biological stage. Its length depends heavily on educational systems, labor markets, family structure, culture, and economic resources.</w:t>
      </w:r>
    </w:p>
    <w:p w14:paraId="24964AFC" w14:textId="77777777" w:rsidR="00074466" w:rsidRDefault="00000000">
      <w:pPr>
        <w:pStyle w:val="Heading2"/>
      </w:pPr>
      <w:r>
        <w:rPr>
          <w:rFonts w:ascii="Calibri" w:hAnsi="Calibri"/>
        </w:rPr>
        <w:t>The adolescent brain and the age-25 shorthand</w:t>
      </w:r>
    </w:p>
    <w:p w14:paraId="34C760E4" w14:textId="77777777" w:rsidR="00074466" w:rsidRDefault="00000000">
      <w:r>
        <w:t xml:space="preserve">Brain development does not stop at puberty. Myelination, network integration, and the coordination of systems involved in planning, motivation, and self-regulation continue through adolescence and into the twenties. Many of these developmental patterns begin approaching adult-like plateaus around the mid-twenties. That does </w:t>
      </w:r>
      <w:r>
        <w:rPr>
          <w:b/>
        </w:rPr>
        <w:t>not</w:t>
      </w:r>
      <w:r>
        <w:t xml:space="preserve"> mean that the brain is unfinished until a switch flips at 25 or that change stops afterward.</w:t>
      </w:r>
    </w:p>
    <w:p w14:paraId="5FDCDF45" w14:textId="77777777" w:rsidR="00074466" w:rsidRDefault="00000000">
      <w:r>
        <w:t xml:space="preserve">One influential </w:t>
      </w:r>
      <w:r>
        <w:rPr>
          <w:b/>
        </w:rPr>
        <w:t>dual-systems model</w:t>
      </w:r>
      <w:r>
        <w:t xml:space="preserve"> describes adolescence as a period when reward, novelty, and social-motivational systems become highly responsive before regulatory control is consistently adult-like. The model helps explain why risk rises especially in emotionally charged or peer-present situations. It is a schematic average, not a diagnosis of every adolescent. Teenagers can reason well in calm settings, and </w:t>
      </w:r>
      <w:r>
        <w:lastRenderedPageBreak/>
        <w:t>real-world behavior depends on peers, incentives, stress, sleep, practice, opportunity, and culture as well as neural development (Casey et al., 2008; Crone &amp; Dahl, 2012; Somerville, 2016).</w:t>
      </w:r>
    </w:p>
    <w:p w14:paraId="376E4F1B" w14:textId="77777777" w:rsidR="00074466" w:rsidRDefault="00000000">
      <w:r>
        <w:t>Increased exploration is not simply a design flaw. Leaving childhood roles requires trying unfamiliar activities, testing social identities, and learning which risks are worth taking. The same developmental openness can produce discovery or danger depending on the environment.</w:t>
      </w:r>
    </w:p>
    <w:p w14:paraId="1DDD8E03" w14:textId="77777777" w:rsidR="00074466" w:rsidRDefault="00000000">
      <w:r>
        <w:t>This is also where an everyday observation becomes useful. Car-insurance premiums often fall through the early-to-mid twenties, sometimes noticeably around 25. Insurers are not scanning prefrontal cortices; they are pricing actuarial patterns in crashes and claims. Continuing brain development may contribute to the age trend, but so do driving experience, exposure, legal restrictions, and self-selection. The example works because the behavioral pattern and developmental timing overlap—not because insurance rates prove a neural mechanism.</w:t>
      </w:r>
    </w:p>
    <w:p w14:paraId="579DBC57" w14:textId="77777777" w:rsidR="00074466" w:rsidRDefault="00000000">
      <w:pPr>
        <w:spacing w:before="60" w:after="60"/>
      </w:pPr>
      <w:r>
        <w:rPr>
          <w:i/>
          <w:color w:val="666666"/>
          <w:sz w:val="18"/>
        </w:rPr>
        <w:t>[Figure artwork omitted from line-edit packet; caption follows.]</w:t>
      </w:r>
    </w:p>
    <w:p w14:paraId="594F38BC" w14:textId="77777777" w:rsidR="00074466" w:rsidRDefault="00000000">
      <w:r>
        <w:rPr>
          <w:i/>
        </w:rPr>
        <w:t>Figure 10.7. One influential model proposes a temporary mismatch between highly responsive motivational systems and still-developing regulatory control. The curves are schematic averages, not biological deadlines. Peers, incentives, stress, sleep, experience, and opportunity help determine whether heightened exploration becomes learning or danger.</w:t>
      </w:r>
    </w:p>
    <w:p w14:paraId="4F406A0D" w14:textId="77777777" w:rsidR="00074466" w:rsidRDefault="00000000">
      <w:pPr>
        <w:pBdr>
          <w:left w:val="single" w:sz="14" w:space="8" w:color="2E74B5"/>
        </w:pBdr>
        <w:shd w:val="clear" w:color="auto" w:fill="F4F6F9"/>
        <w:spacing w:before="80" w:after="160"/>
        <w:ind w:left="180" w:right="120"/>
      </w:pPr>
      <w:r>
        <w:rPr>
          <w:b/>
        </w:rPr>
        <w:t>Stop and Retrieve:</w:t>
      </w:r>
      <w:r>
        <w:t xml:space="preserve"> What does the dual-systems model explain well, and what does it miss when adolescent behavior is reduced to “an immature prefrontal cortex”?</w:t>
      </w:r>
    </w:p>
    <w:p w14:paraId="753141D2" w14:textId="77777777" w:rsidR="00074466" w:rsidRDefault="00000000">
      <w:pPr>
        <w:pStyle w:val="Heading2"/>
      </w:pPr>
      <w:r>
        <w:rPr>
          <w:rFonts w:ascii="Calibri" w:hAnsi="Calibri"/>
        </w:rPr>
        <w:t>Aging is a tradeoff, not a uniform decline</w:t>
      </w:r>
    </w:p>
    <w:p w14:paraId="7DB711F7" w14:textId="77777777" w:rsidR="00074466" w:rsidRDefault="00000000">
      <w:r>
        <w:t>Physical strength, reaction time, and sensory acuity show average decline across adulthood, especially in later life. But development remains uneven. Experience can compensate for slowing, health behaviors alter trajectories, and people differ widely around age averages.</w:t>
      </w:r>
    </w:p>
    <w:p w14:paraId="73393A85" w14:textId="77777777" w:rsidR="00074466" w:rsidRDefault="00000000">
      <w:r>
        <w:t xml:space="preserve">The distinction between </w:t>
      </w:r>
      <w:r>
        <w:rPr>
          <w:b/>
        </w:rPr>
        <w:t>fluid intelligence</w:t>
      </w:r>
      <w:r>
        <w:t xml:space="preserve"> and </w:t>
      </w:r>
      <w:r>
        <w:rPr>
          <w:b/>
        </w:rPr>
        <w:t>crystallized intelligence</w:t>
      </w:r>
      <w:r>
        <w:t xml:space="preserve"> makes the tradeoff visible. Fluid abilities—processing speed, working memory, and solving unfamiliar problems—tend to decline across adulthood. Crystallized abilities—vocabulary, accumulated knowledge, and expertise—remain stable longer and may continue growing. An older expert may respond more slowly to a novel puzzle while seeing the structure of a familiar professional problem immediately.</w:t>
      </w:r>
    </w:p>
    <w:p w14:paraId="75870204" w14:textId="77777777" w:rsidR="00074466" w:rsidRDefault="00000000">
      <w:pPr>
        <w:spacing w:before="60" w:after="60"/>
      </w:pPr>
      <w:r>
        <w:rPr>
          <w:i/>
          <w:color w:val="666666"/>
          <w:sz w:val="18"/>
        </w:rPr>
        <w:t>[Figure artwork omitted from line-edit packet; caption follows.]</w:t>
      </w:r>
    </w:p>
    <w:p w14:paraId="57653D7A" w14:textId="77777777" w:rsidR="00074466" w:rsidRDefault="00000000">
      <w:r>
        <w:rPr>
          <w:i/>
        </w:rPr>
        <w:t>Figure 10.8. Some speeded novel-problem abilities tend to decline earlier on average, while accumulated knowledge and expertise often remain stable or increase longer. These are schematic group averages with substantial individual variation and overlap among age groups. Aging is a tradeoff, not one uniform decline, and dementia is not ordinary aging.</w:t>
      </w:r>
    </w:p>
    <w:p w14:paraId="61F44C0F" w14:textId="77777777" w:rsidR="00074466" w:rsidRDefault="00000000">
      <w:r>
        <w:t xml:space="preserve">Memory follows a similarly uneven pattern. Free recall of recent events is often more vulnerable than recognition, habits, vocabulary, or well-practiced expertise. Forgetting a name and remembering it later </w:t>
      </w:r>
      <w:r>
        <w:lastRenderedPageBreak/>
        <w:t>is common. Dementia is not ordinary aging turned up slightly; it involves decline severe enough to interfere with independent functioning.</w:t>
      </w:r>
    </w:p>
    <w:p w14:paraId="7416B403" w14:textId="77777777" w:rsidR="00074466" w:rsidRDefault="00000000">
      <w:pPr>
        <w:pBdr>
          <w:left w:val="single" w:sz="14" w:space="8" w:color="2E74B5"/>
        </w:pBdr>
        <w:shd w:val="clear" w:color="auto" w:fill="F4F6F9"/>
        <w:spacing w:before="80" w:after="160"/>
        <w:ind w:left="180" w:right="120"/>
      </w:pPr>
      <w:r>
        <w:rPr>
          <w:b/>
        </w:rPr>
        <w:t>Do Not Confuse:</w:t>
      </w:r>
      <w:r>
        <w:t xml:space="preserve"> Normal aging can include slower retrieval and occasional forgetting. Warning signs of possible disorder include progressive change that disrupts familiar tasks, navigation, judgment, language, or daily independence. A textbook cannot diagnose either one.</w:t>
      </w:r>
    </w:p>
    <w:p w14:paraId="2604CBC1" w14:textId="77777777" w:rsidR="00074466" w:rsidRDefault="00000000">
      <w:r>
        <w:t xml:space="preserve">Subjective well-being also resists the simple-decline story. Older adults often report less anger, stress, and worry and equal or greater emotional well-being than younger adults (Charles &amp; Carstensen, 2010). </w:t>
      </w:r>
      <w:r>
        <w:rPr>
          <w:b/>
        </w:rPr>
        <w:t>Socioemotional selectivity theory</w:t>
      </w:r>
      <w:r>
        <w:t xml:space="preserve"> offers one explanation: when time feels limited, people prioritize emotionally meaningful relationships and goals over exploration for its own sake (Carstensen, 1999). Aging brings real losses. It can also sharpen selection.</w:t>
      </w:r>
    </w:p>
    <w:p w14:paraId="21097DE9" w14:textId="77777777" w:rsidR="00074466" w:rsidRDefault="00000000">
      <w:pPr>
        <w:pBdr>
          <w:left w:val="single" w:sz="14" w:space="8" w:color="2E74B5"/>
        </w:pBdr>
        <w:shd w:val="clear" w:color="auto" w:fill="F4F6F9"/>
        <w:spacing w:before="80" w:after="160"/>
        <w:ind w:left="180" w:right="120"/>
      </w:pPr>
      <w:r>
        <w:rPr>
          <w:b/>
        </w:rPr>
        <w:t>Think About It:</w:t>
      </w:r>
      <w:r>
        <w:t xml:space="preserve"> Think of an older adult you know well. Where do you see losses in speed or flexibility, and where do you see compensation through knowledge, routines, emotional regulation, or selective investment?</w:t>
      </w:r>
    </w:p>
    <w:p w14:paraId="04302279" w14:textId="77777777" w:rsidR="00074466" w:rsidRDefault="00000000">
      <w:pPr>
        <w:pStyle w:val="Heading1"/>
      </w:pPr>
      <w:r>
        <w:rPr>
          <w:rFonts w:ascii="Calibri" w:hAnsi="Calibri"/>
        </w:rPr>
        <w:t>Chapter Summary</w:t>
      </w:r>
    </w:p>
    <w:p w14:paraId="45A732BB" w14:textId="77777777" w:rsidR="00074466" w:rsidRDefault="00000000">
      <w:r>
        <w:t>Development is an extended construction process organized by three tensions: biology and experience transact; some changes are gradual while others look more stage-like; and stability coexists with reorganization. Human childhood is unusually long, plastic, and expensive. Secondary altriciality and cooperative care are useful parts of a coevolutionary explanation for that pattern—not a complete single-cause story. Research design matters: cross-sectional studies risk cohort effects, while longitudinal studies risk attrition and practice effects.</w:t>
      </w:r>
    </w:p>
    <w:p w14:paraId="3A52014E" w14:textId="77777777" w:rsidR="00074466" w:rsidRDefault="00000000">
      <w:r>
        <w:t>Prenatal development depends on timing, dose, and biological context. After birth, synaptogenesis, pruning, myelination, and changing network organization produce both growth and specialization. “Use it or lose it” is useful shorthand only if you remember that experience works alongside genetically guided and cellular developmental processes.</w:t>
      </w:r>
    </w:p>
    <w:p w14:paraId="7708F136" w14:textId="77777777" w:rsidR="00074466" w:rsidRDefault="00000000">
      <w:r>
        <w:t>Piaget's durable insight is that children actively construct knowledge through schemas, assimilation, and accommodation. His rigid stage boundaries are less secure. Early-emerging object, quantity, and agent representations suggest a richer starting kit than he assumed. Vygotsky added that cognitive tools are built socially: support within the ZPD should fade and leave the learner more capable. That is also the standard by which AI assistance should be judged.</w:t>
      </w:r>
    </w:p>
    <w:p w14:paraId="2D1AA9B1" w14:textId="77777777" w:rsidR="00074466" w:rsidRDefault="00000000">
      <w:r>
        <w:t xml:space="preserve">Attachment classifications describe reunion behavior within a caregiver-child relationship, not permanent child traits. Caregiver sensitivity matters probabilistically alongside temperament, stress, culture, and later experience. Differential susceptibility captures the possibility that heightened environmental sensitivity creates outcomes “for better and for worse.” Parenting-style patterns are useful descriptions but weak one-way causal explanations. Moral motivation appears before </w:t>
      </w:r>
      <w:r>
        <w:lastRenderedPageBreak/>
        <w:t>sophisticated moral reasoning, and the failed large replication of early helper preference shows how scientific confidence should update.</w:t>
      </w:r>
    </w:p>
    <w:p w14:paraId="72ECB58D" w14:textId="77777777" w:rsidR="00074466" w:rsidRDefault="00000000">
      <w:r>
        <w:t>Adolescence and adulthood continue the same construction process. Identity develops within changing biological and social systems. Many regulatory-development trajectories approach adult-like plateaus during the twenties, but there is no single age when the brain becomes complete. Dual-systems accounts illuminate some adolescent risk while peers and context determine much of its expression. Aging produces tradeoffs: fluid speed and flexibility tend to decline, crystallized knowledge remains stable longer, and emotional priorities may become more selective. Development never becomes simple addition—and it never entirely stops.</w:t>
      </w:r>
    </w:p>
    <w:p w14:paraId="7DFDE2A5" w14:textId="77777777" w:rsidR="00074466" w:rsidRDefault="00000000">
      <w:pPr>
        <w:pStyle w:val="Heading1"/>
      </w:pPr>
      <w:r>
        <w:rPr>
          <w:rFonts w:ascii="Calibri" w:hAnsi="Calibri"/>
        </w:rPr>
        <w:t>Connections</w:t>
      </w:r>
    </w:p>
    <w:tbl>
      <w:tblPr>
        <w:tblStyle w:val="TableGrid"/>
        <w:tblW w:w="9360" w:type="dxa"/>
        <w:tblInd w:w="120" w:type="dxa"/>
        <w:tblLayout w:type="fixed"/>
        <w:tblLook w:val="04A0" w:firstRow="1" w:lastRow="0" w:firstColumn="1" w:lastColumn="0" w:noHBand="0" w:noVBand="1"/>
      </w:tblPr>
      <w:tblGrid>
        <w:gridCol w:w="3120"/>
        <w:gridCol w:w="3120"/>
        <w:gridCol w:w="3120"/>
      </w:tblGrid>
      <w:tr w:rsidR="00074466" w14:paraId="67959516" w14:textId="77777777">
        <w:tc>
          <w:tcPr>
            <w:tcW w:w="3120" w:type="dxa"/>
            <w:shd w:val="clear" w:color="auto" w:fill="E8EEF5"/>
            <w:tcMar>
              <w:top w:w="80" w:type="dxa"/>
              <w:left w:w="120" w:type="dxa"/>
              <w:bottom w:w="80" w:type="dxa"/>
              <w:right w:w="120" w:type="dxa"/>
            </w:tcMar>
            <w:vAlign w:val="center"/>
          </w:tcPr>
          <w:p w14:paraId="0FECE109" w14:textId="77777777" w:rsidR="00074466" w:rsidRDefault="00000000">
            <w:pPr>
              <w:spacing w:after="40" w:line="276" w:lineRule="auto"/>
            </w:pPr>
            <w:r>
              <w:rPr>
                <w:b/>
                <w:sz w:val="20"/>
              </w:rPr>
              <w:t>Concept from this chapter</w:t>
            </w:r>
          </w:p>
        </w:tc>
        <w:tc>
          <w:tcPr>
            <w:tcW w:w="3120" w:type="dxa"/>
            <w:shd w:val="clear" w:color="auto" w:fill="E8EEF5"/>
            <w:tcMar>
              <w:top w:w="80" w:type="dxa"/>
              <w:left w:w="120" w:type="dxa"/>
              <w:bottom w:w="80" w:type="dxa"/>
              <w:right w:w="120" w:type="dxa"/>
            </w:tcMar>
            <w:vAlign w:val="center"/>
          </w:tcPr>
          <w:p w14:paraId="0D81CAF3" w14:textId="77777777" w:rsidR="00074466" w:rsidRDefault="00000000">
            <w:pPr>
              <w:spacing w:after="40" w:line="276" w:lineRule="auto"/>
            </w:pPr>
            <w:r>
              <w:rPr>
                <w:b/>
                <w:sz w:val="20"/>
              </w:rPr>
              <w:t>Reappears in</w:t>
            </w:r>
          </w:p>
        </w:tc>
        <w:tc>
          <w:tcPr>
            <w:tcW w:w="3120" w:type="dxa"/>
            <w:shd w:val="clear" w:color="auto" w:fill="E8EEF5"/>
            <w:tcMar>
              <w:top w:w="80" w:type="dxa"/>
              <w:left w:w="120" w:type="dxa"/>
              <w:bottom w:w="80" w:type="dxa"/>
              <w:right w:w="120" w:type="dxa"/>
            </w:tcMar>
            <w:vAlign w:val="center"/>
          </w:tcPr>
          <w:p w14:paraId="475373FD" w14:textId="77777777" w:rsidR="00074466" w:rsidRDefault="00000000">
            <w:pPr>
              <w:spacing w:after="40" w:line="276" w:lineRule="auto"/>
            </w:pPr>
            <w:r>
              <w:rPr>
                <w:b/>
                <w:sz w:val="20"/>
              </w:rPr>
              <w:t>Why it matters there</w:t>
            </w:r>
          </w:p>
        </w:tc>
      </w:tr>
      <w:tr w:rsidR="00074466" w14:paraId="26F4CE3E" w14:textId="77777777">
        <w:tc>
          <w:tcPr>
            <w:tcW w:w="3120" w:type="dxa"/>
            <w:tcMar>
              <w:top w:w="80" w:type="dxa"/>
              <w:left w:w="120" w:type="dxa"/>
              <w:bottom w:w="80" w:type="dxa"/>
              <w:right w:w="120" w:type="dxa"/>
            </w:tcMar>
            <w:vAlign w:val="center"/>
          </w:tcPr>
          <w:p w14:paraId="70856792" w14:textId="77777777" w:rsidR="00074466" w:rsidRDefault="00000000">
            <w:pPr>
              <w:spacing w:after="40" w:line="276" w:lineRule="auto"/>
            </w:pPr>
            <w:r>
              <w:rPr>
                <w:sz w:val="20"/>
              </w:rPr>
              <w:t>Developmental tuning</w:t>
            </w:r>
          </w:p>
        </w:tc>
        <w:tc>
          <w:tcPr>
            <w:tcW w:w="3120" w:type="dxa"/>
            <w:tcMar>
              <w:top w:w="80" w:type="dxa"/>
              <w:left w:w="120" w:type="dxa"/>
              <w:bottom w:w="80" w:type="dxa"/>
              <w:right w:w="120" w:type="dxa"/>
            </w:tcMar>
            <w:vAlign w:val="center"/>
          </w:tcPr>
          <w:p w14:paraId="48E35289" w14:textId="77777777" w:rsidR="00074466" w:rsidRDefault="00000000">
            <w:pPr>
              <w:spacing w:after="40" w:line="276" w:lineRule="auto"/>
            </w:pPr>
            <w:r>
              <w:rPr>
                <w:sz w:val="20"/>
              </w:rPr>
              <w:t>Chapter 3 — Biological Bases</w:t>
            </w:r>
          </w:p>
        </w:tc>
        <w:tc>
          <w:tcPr>
            <w:tcW w:w="3120" w:type="dxa"/>
            <w:tcMar>
              <w:top w:w="80" w:type="dxa"/>
              <w:left w:w="120" w:type="dxa"/>
              <w:bottom w:w="80" w:type="dxa"/>
              <w:right w:w="120" w:type="dxa"/>
            </w:tcMar>
            <w:vAlign w:val="center"/>
          </w:tcPr>
          <w:p w14:paraId="53E22D68" w14:textId="77777777" w:rsidR="00074466" w:rsidRDefault="00000000">
            <w:pPr>
              <w:spacing w:after="40" w:line="276" w:lineRule="auto"/>
            </w:pPr>
            <w:r>
              <w:rPr>
                <w:sz w:val="20"/>
              </w:rPr>
              <w:t>Neural systems are built through interacting biological programs and activity, not genes or experience acting alone.</w:t>
            </w:r>
          </w:p>
        </w:tc>
      </w:tr>
      <w:tr w:rsidR="00074466" w14:paraId="27632A2F" w14:textId="77777777">
        <w:tc>
          <w:tcPr>
            <w:tcW w:w="3120" w:type="dxa"/>
            <w:tcMar>
              <w:top w:w="80" w:type="dxa"/>
              <w:left w:w="120" w:type="dxa"/>
              <w:bottom w:w="80" w:type="dxa"/>
              <w:right w:w="120" w:type="dxa"/>
            </w:tcMar>
            <w:vAlign w:val="center"/>
          </w:tcPr>
          <w:p w14:paraId="1898E3BD" w14:textId="77777777" w:rsidR="00074466" w:rsidRDefault="00000000">
            <w:pPr>
              <w:spacing w:after="40" w:line="276" w:lineRule="auto"/>
            </w:pPr>
            <w:r>
              <w:rPr>
                <w:sz w:val="20"/>
              </w:rPr>
              <w:t>Sensitive periods</w:t>
            </w:r>
          </w:p>
        </w:tc>
        <w:tc>
          <w:tcPr>
            <w:tcW w:w="3120" w:type="dxa"/>
            <w:tcMar>
              <w:top w:w="80" w:type="dxa"/>
              <w:left w:w="120" w:type="dxa"/>
              <w:bottom w:w="80" w:type="dxa"/>
              <w:right w:w="120" w:type="dxa"/>
            </w:tcMar>
            <w:vAlign w:val="center"/>
          </w:tcPr>
          <w:p w14:paraId="3C657A84" w14:textId="77777777" w:rsidR="00074466" w:rsidRDefault="00000000">
            <w:pPr>
              <w:spacing w:after="40" w:line="276" w:lineRule="auto"/>
            </w:pPr>
            <w:r>
              <w:rPr>
                <w:sz w:val="20"/>
              </w:rPr>
              <w:t>Chapter 9 — Thinking, Language &amp; Intelligence</w:t>
            </w:r>
          </w:p>
        </w:tc>
        <w:tc>
          <w:tcPr>
            <w:tcW w:w="3120" w:type="dxa"/>
            <w:tcMar>
              <w:top w:w="80" w:type="dxa"/>
              <w:left w:w="120" w:type="dxa"/>
              <w:bottom w:w="80" w:type="dxa"/>
              <w:right w:w="120" w:type="dxa"/>
            </w:tcMar>
            <w:vAlign w:val="center"/>
          </w:tcPr>
          <w:p w14:paraId="1C19DDEA" w14:textId="77777777" w:rsidR="00074466" w:rsidRDefault="00000000">
            <w:pPr>
              <w:spacing w:after="40" w:line="276" w:lineRule="auto"/>
            </w:pPr>
            <w:r>
              <w:rPr>
                <w:sz w:val="20"/>
              </w:rPr>
              <w:t>Language learning shows why heightened early plasticity is neither a blank slate nor a rigid deadline.</w:t>
            </w:r>
          </w:p>
        </w:tc>
      </w:tr>
      <w:tr w:rsidR="00074466" w14:paraId="1AC16B43" w14:textId="77777777">
        <w:tc>
          <w:tcPr>
            <w:tcW w:w="3120" w:type="dxa"/>
            <w:tcMar>
              <w:top w:w="80" w:type="dxa"/>
              <w:left w:w="120" w:type="dxa"/>
              <w:bottom w:w="80" w:type="dxa"/>
              <w:right w:w="120" w:type="dxa"/>
            </w:tcMar>
            <w:vAlign w:val="center"/>
          </w:tcPr>
          <w:p w14:paraId="22560E30" w14:textId="77777777" w:rsidR="00074466" w:rsidRDefault="00000000">
            <w:pPr>
              <w:spacing w:after="40" w:line="276" w:lineRule="auto"/>
            </w:pPr>
            <w:r>
              <w:rPr>
                <w:sz w:val="20"/>
              </w:rPr>
              <w:t>Schemas and active construction</w:t>
            </w:r>
          </w:p>
        </w:tc>
        <w:tc>
          <w:tcPr>
            <w:tcW w:w="3120" w:type="dxa"/>
            <w:tcMar>
              <w:top w:w="80" w:type="dxa"/>
              <w:left w:w="120" w:type="dxa"/>
              <w:bottom w:w="80" w:type="dxa"/>
              <w:right w:w="120" w:type="dxa"/>
            </w:tcMar>
            <w:vAlign w:val="center"/>
          </w:tcPr>
          <w:p w14:paraId="5A6B1B5B" w14:textId="77777777" w:rsidR="00074466" w:rsidRDefault="00000000">
            <w:pPr>
              <w:spacing w:after="40" w:line="276" w:lineRule="auto"/>
            </w:pPr>
            <w:r>
              <w:rPr>
                <w:sz w:val="20"/>
              </w:rPr>
              <w:t>Chapter 8 — Memory</w:t>
            </w:r>
          </w:p>
        </w:tc>
        <w:tc>
          <w:tcPr>
            <w:tcW w:w="3120" w:type="dxa"/>
            <w:tcMar>
              <w:top w:w="80" w:type="dxa"/>
              <w:left w:w="120" w:type="dxa"/>
              <w:bottom w:w="80" w:type="dxa"/>
              <w:right w:w="120" w:type="dxa"/>
            </w:tcMar>
            <w:vAlign w:val="center"/>
          </w:tcPr>
          <w:p w14:paraId="5A055CAE" w14:textId="77777777" w:rsidR="00074466" w:rsidRDefault="00000000">
            <w:pPr>
              <w:spacing w:after="40" w:line="276" w:lineRule="auto"/>
            </w:pPr>
            <w:r>
              <w:rPr>
                <w:sz w:val="20"/>
              </w:rPr>
              <w:t>Memory and development both depend on structures that organize and reconstruct experience.</w:t>
            </w:r>
          </w:p>
        </w:tc>
      </w:tr>
      <w:tr w:rsidR="00074466" w14:paraId="6DCEAC0D" w14:textId="77777777">
        <w:tc>
          <w:tcPr>
            <w:tcW w:w="3120" w:type="dxa"/>
            <w:tcMar>
              <w:top w:w="80" w:type="dxa"/>
              <w:left w:w="120" w:type="dxa"/>
              <w:bottom w:w="80" w:type="dxa"/>
              <w:right w:w="120" w:type="dxa"/>
            </w:tcMar>
            <w:vAlign w:val="center"/>
          </w:tcPr>
          <w:p w14:paraId="093C99F9" w14:textId="77777777" w:rsidR="00074466" w:rsidRDefault="00000000">
            <w:pPr>
              <w:spacing w:after="40" w:line="276" w:lineRule="auto"/>
            </w:pPr>
            <w:r>
              <w:rPr>
                <w:sz w:val="20"/>
              </w:rPr>
              <w:t>Scaffolding and the ZPD</w:t>
            </w:r>
          </w:p>
        </w:tc>
        <w:tc>
          <w:tcPr>
            <w:tcW w:w="3120" w:type="dxa"/>
            <w:tcMar>
              <w:top w:w="80" w:type="dxa"/>
              <w:left w:w="120" w:type="dxa"/>
              <w:bottom w:w="80" w:type="dxa"/>
              <w:right w:w="120" w:type="dxa"/>
            </w:tcMar>
            <w:vAlign w:val="center"/>
          </w:tcPr>
          <w:p w14:paraId="74EB9482" w14:textId="77777777" w:rsidR="00074466" w:rsidRDefault="00000000">
            <w:pPr>
              <w:spacing w:after="40" w:line="276" w:lineRule="auto"/>
            </w:pPr>
            <w:r>
              <w:rPr>
                <w:sz w:val="20"/>
              </w:rPr>
              <w:t>Chapter 7 — Learning</w:t>
            </w:r>
          </w:p>
        </w:tc>
        <w:tc>
          <w:tcPr>
            <w:tcW w:w="3120" w:type="dxa"/>
            <w:tcMar>
              <w:top w:w="80" w:type="dxa"/>
              <w:left w:w="120" w:type="dxa"/>
              <w:bottom w:w="80" w:type="dxa"/>
              <w:right w:w="120" w:type="dxa"/>
            </w:tcMar>
            <w:vAlign w:val="center"/>
          </w:tcPr>
          <w:p w14:paraId="0CAD4221" w14:textId="77777777" w:rsidR="00074466" w:rsidRDefault="00000000">
            <w:pPr>
              <w:spacing w:after="40" w:line="276" w:lineRule="auto"/>
            </w:pPr>
            <w:r>
              <w:rPr>
                <w:sz w:val="20"/>
              </w:rPr>
              <w:t>Effective support changes the learner's future performance rather than merely completing the current task.</w:t>
            </w:r>
          </w:p>
        </w:tc>
      </w:tr>
      <w:tr w:rsidR="00074466" w14:paraId="70A7899F" w14:textId="77777777">
        <w:tc>
          <w:tcPr>
            <w:tcW w:w="3120" w:type="dxa"/>
            <w:tcMar>
              <w:top w:w="80" w:type="dxa"/>
              <w:left w:w="120" w:type="dxa"/>
              <w:bottom w:w="80" w:type="dxa"/>
              <w:right w:w="120" w:type="dxa"/>
            </w:tcMar>
            <w:vAlign w:val="center"/>
          </w:tcPr>
          <w:p w14:paraId="2CAB542D" w14:textId="77777777" w:rsidR="00074466" w:rsidRDefault="00000000">
            <w:pPr>
              <w:spacing w:after="40" w:line="276" w:lineRule="auto"/>
            </w:pPr>
            <w:r>
              <w:rPr>
                <w:sz w:val="20"/>
              </w:rPr>
              <w:t>Attachment as a relationship pattern</w:t>
            </w:r>
          </w:p>
        </w:tc>
        <w:tc>
          <w:tcPr>
            <w:tcW w:w="3120" w:type="dxa"/>
            <w:tcMar>
              <w:top w:w="80" w:type="dxa"/>
              <w:left w:w="120" w:type="dxa"/>
              <w:bottom w:w="80" w:type="dxa"/>
              <w:right w:w="120" w:type="dxa"/>
            </w:tcMar>
            <w:vAlign w:val="center"/>
          </w:tcPr>
          <w:p w14:paraId="43C91A17" w14:textId="77777777" w:rsidR="00074466" w:rsidRDefault="00000000">
            <w:pPr>
              <w:spacing w:after="40" w:line="276" w:lineRule="auto"/>
            </w:pPr>
            <w:r>
              <w:rPr>
                <w:sz w:val="20"/>
              </w:rPr>
              <w:t>Chapter 11 — Social Psychology</w:t>
            </w:r>
          </w:p>
        </w:tc>
        <w:tc>
          <w:tcPr>
            <w:tcW w:w="3120" w:type="dxa"/>
            <w:tcMar>
              <w:top w:w="80" w:type="dxa"/>
              <w:left w:w="120" w:type="dxa"/>
              <w:bottom w:w="80" w:type="dxa"/>
              <w:right w:w="120" w:type="dxa"/>
            </w:tcMar>
            <w:vAlign w:val="center"/>
          </w:tcPr>
          <w:p w14:paraId="14FAB2BC" w14:textId="77777777" w:rsidR="00074466" w:rsidRDefault="00000000">
            <w:pPr>
              <w:spacing w:after="40" w:line="276" w:lineRule="auto"/>
            </w:pPr>
            <w:r>
              <w:rPr>
                <w:sz w:val="20"/>
              </w:rPr>
              <w:t>Expectations about availability and trust influence later social interpretation without fixing destiny.</w:t>
            </w:r>
          </w:p>
        </w:tc>
      </w:tr>
      <w:tr w:rsidR="00074466" w14:paraId="2008C49C" w14:textId="77777777">
        <w:tc>
          <w:tcPr>
            <w:tcW w:w="3120" w:type="dxa"/>
            <w:tcMar>
              <w:top w:w="80" w:type="dxa"/>
              <w:left w:w="120" w:type="dxa"/>
              <w:bottom w:w="80" w:type="dxa"/>
              <w:right w:w="120" w:type="dxa"/>
            </w:tcMar>
            <w:vAlign w:val="center"/>
          </w:tcPr>
          <w:p w14:paraId="665782DC" w14:textId="77777777" w:rsidR="00074466" w:rsidRDefault="00000000">
            <w:pPr>
              <w:spacing w:after="40" w:line="276" w:lineRule="auto"/>
            </w:pPr>
            <w:r>
              <w:rPr>
                <w:sz w:val="20"/>
              </w:rPr>
              <w:t>Differential susceptibility</w:t>
            </w:r>
          </w:p>
        </w:tc>
        <w:tc>
          <w:tcPr>
            <w:tcW w:w="3120" w:type="dxa"/>
            <w:tcMar>
              <w:top w:w="80" w:type="dxa"/>
              <w:left w:w="120" w:type="dxa"/>
              <w:bottom w:w="80" w:type="dxa"/>
              <w:right w:w="120" w:type="dxa"/>
            </w:tcMar>
            <w:vAlign w:val="center"/>
          </w:tcPr>
          <w:p w14:paraId="4644138E" w14:textId="77777777" w:rsidR="00074466" w:rsidRDefault="00000000">
            <w:pPr>
              <w:spacing w:after="40" w:line="276" w:lineRule="auto"/>
            </w:pPr>
            <w:r>
              <w:rPr>
                <w:sz w:val="20"/>
              </w:rPr>
              <w:t>Chapter 3 — Biological Bases</w:t>
            </w:r>
          </w:p>
        </w:tc>
        <w:tc>
          <w:tcPr>
            <w:tcW w:w="3120" w:type="dxa"/>
            <w:tcMar>
              <w:top w:w="80" w:type="dxa"/>
              <w:left w:w="120" w:type="dxa"/>
              <w:bottom w:w="80" w:type="dxa"/>
              <w:right w:w="120" w:type="dxa"/>
            </w:tcMar>
            <w:vAlign w:val="center"/>
          </w:tcPr>
          <w:p w14:paraId="3CAEFC10" w14:textId="77777777" w:rsidR="00074466" w:rsidRDefault="00000000">
            <w:pPr>
              <w:spacing w:after="40" w:line="276" w:lineRule="auto"/>
            </w:pPr>
            <w:r>
              <w:rPr>
                <w:sz w:val="20"/>
              </w:rPr>
              <w:t>The same environment can have different effects because individuals differ in environmental sensitivity.</w:t>
            </w:r>
          </w:p>
        </w:tc>
      </w:tr>
      <w:tr w:rsidR="00074466" w14:paraId="52C3AE5A" w14:textId="77777777">
        <w:tc>
          <w:tcPr>
            <w:tcW w:w="3120" w:type="dxa"/>
            <w:tcMar>
              <w:top w:w="80" w:type="dxa"/>
              <w:left w:w="120" w:type="dxa"/>
              <w:bottom w:w="80" w:type="dxa"/>
              <w:right w:w="120" w:type="dxa"/>
            </w:tcMar>
            <w:vAlign w:val="center"/>
          </w:tcPr>
          <w:p w14:paraId="0B6B6380" w14:textId="77777777" w:rsidR="00074466" w:rsidRDefault="00000000">
            <w:pPr>
              <w:spacing w:after="40" w:line="276" w:lineRule="auto"/>
            </w:pPr>
            <w:r>
              <w:rPr>
                <w:sz w:val="20"/>
              </w:rPr>
              <w:t>Adolescent motivation and control</w:t>
            </w:r>
          </w:p>
        </w:tc>
        <w:tc>
          <w:tcPr>
            <w:tcW w:w="3120" w:type="dxa"/>
            <w:tcMar>
              <w:top w:w="80" w:type="dxa"/>
              <w:left w:w="120" w:type="dxa"/>
              <w:bottom w:w="80" w:type="dxa"/>
              <w:right w:w="120" w:type="dxa"/>
            </w:tcMar>
            <w:vAlign w:val="center"/>
          </w:tcPr>
          <w:p w14:paraId="31D4DC46" w14:textId="77777777" w:rsidR="00074466" w:rsidRDefault="00000000">
            <w:pPr>
              <w:spacing w:after="40" w:line="276" w:lineRule="auto"/>
            </w:pPr>
            <w:r>
              <w:rPr>
                <w:sz w:val="20"/>
              </w:rPr>
              <w:t xml:space="preserve">Chapter 12 — Emotion, Stress &amp; </w:t>
            </w:r>
            <w:r>
              <w:rPr>
                <w:sz w:val="20"/>
              </w:rPr>
              <w:lastRenderedPageBreak/>
              <w:t>Coping</w:t>
            </w:r>
          </w:p>
        </w:tc>
        <w:tc>
          <w:tcPr>
            <w:tcW w:w="3120" w:type="dxa"/>
            <w:tcMar>
              <w:top w:w="80" w:type="dxa"/>
              <w:left w:w="120" w:type="dxa"/>
              <w:bottom w:w="80" w:type="dxa"/>
              <w:right w:w="120" w:type="dxa"/>
            </w:tcMar>
            <w:vAlign w:val="center"/>
          </w:tcPr>
          <w:p w14:paraId="4E133ACD" w14:textId="77777777" w:rsidR="00074466" w:rsidRDefault="00000000">
            <w:pPr>
              <w:spacing w:after="40" w:line="276" w:lineRule="auto"/>
            </w:pPr>
            <w:r>
              <w:rPr>
                <w:sz w:val="20"/>
              </w:rPr>
              <w:lastRenderedPageBreak/>
              <w:t xml:space="preserve">Emotion, reward, stress, peers, and </w:t>
            </w:r>
            <w:r>
              <w:rPr>
                <w:sz w:val="20"/>
              </w:rPr>
              <w:lastRenderedPageBreak/>
              <w:t>self-regulation interact most strongly in high-arousal decisions.</w:t>
            </w:r>
          </w:p>
        </w:tc>
      </w:tr>
      <w:tr w:rsidR="00074466" w14:paraId="135A5F75" w14:textId="77777777">
        <w:tc>
          <w:tcPr>
            <w:tcW w:w="3120" w:type="dxa"/>
            <w:tcMar>
              <w:top w:w="80" w:type="dxa"/>
              <w:left w:w="120" w:type="dxa"/>
              <w:bottom w:w="80" w:type="dxa"/>
              <w:right w:w="120" w:type="dxa"/>
            </w:tcMar>
            <w:vAlign w:val="center"/>
          </w:tcPr>
          <w:p w14:paraId="38049168" w14:textId="77777777" w:rsidR="00074466" w:rsidRDefault="00000000">
            <w:pPr>
              <w:spacing w:after="40" w:line="276" w:lineRule="auto"/>
            </w:pPr>
            <w:r>
              <w:rPr>
                <w:sz w:val="20"/>
              </w:rPr>
              <w:lastRenderedPageBreak/>
              <w:t>Fluid and crystallized intelligence</w:t>
            </w:r>
          </w:p>
        </w:tc>
        <w:tc>
          <w:tcPr>
            <w:tcW w:w="3120" w:type="dxa"/>
            <w:tcMar>
              <w:top w:w="80" w:type="dxa"/>
              <w:left w:w="120" w:type="dxa"/>
              <w:bottom w:w="80" w:type="dxa"/>
              <w:right w:w="120" w:type="dxa"/>
            </w:tcMar>
            <w:vAlign w:val="center"/>
          </w:tcPr>
          <w:p w14:paraId="224B0D0A" w14:textId="77777777" w:rsidR="00074466" w:rsidRDefault="00000000">
            <w:pPr>
              <w:spacing w:after="40" w:line="276" w:lineRule="auto"/>
            </w:pPr>
            <w:r>
              <w:rPr>
                <w:sz w:val="20"/>
              </w:rPr>
              <w:t>Chapter 9 — Thinking, Language &amp; Intelligence</w:t>
            </w:r>
          </w:p>
        </w:tc>
        <w:tc>
          <w:tcPr>
            <w:tcW w:w="3120" w:type="dxa"/>
            <w:tcMar>
              <w:top w:w="80" w:type="dxa"/>
              <w:left w:w="120" w:type="dxa"/>
              <w:bottom w:w="80" w:type="dxa"/>
              <w:right w:w="120" w:type="dxa"/>
            </w:tcMar>
            <w:vAlign w:val="center"/>
          </w:tcPr>
          <w:p w14:paraId="343FEC56" w14:textId="77777777" w:rsidR="00074466" w:rsidRDefault="00000000">
            <w:pPr>
              <w:spacing w:after="40" w:line="276" w:lineRule="auto"/>
            </w:pPr>
            <w:r>
              <w:rPr>
                <w:sz w:val="20"/>
              </w:rPr>
              <w:t>Aging reveals why intelligence is not one ability moving along one trajectory.</w:t>
            </w:r>
          </w:p>
        </w:tc>
      </w:tr>
    </w:tbl>
    <w:p w14:paraId="0D0CD889" w14:textId="77777777" w:rsidR="00074466" w:rsidRDefault="00074466">
      <w:pPr>
        <w:spacing w:after="0"/>
      </w:pPr>
    </w:p>
    <w:p w14:paraId="40DBA8C1" w14:textId="77777777" w:rsidR="00074466" w:rsidRDefault="00000000">
      <w:pPr>
        <w:pStyle w:val="Heading1"/>
      </w:pPr>
      <w:r>
        <w:rPr>
          <w:rFonts w:ascii="Calibri" w:hAnsi="Calibri"/>
        </w:rPr>
        <w:t>Review Questions</w:t>
      </w:r>
    </w:p>
    <w:p w14:paraId="45E5DBAA" w14:textId="77777777" w:rsidR="00074466" w:rsidRDefault="00000000">
      <w:pPr>
        <w:pStyle w:val="ListNumber"/>
        <w:numPr>
          <w:ilvl w:val="0"/>
          <w:numId w:val="1"/>
        </w:numPr>
      </w:pPr>
      <w:r>
        <w:t>A researcher tests 20-, 50-, and 80-year-olds in 2026. Another researcher tests the same participants every five years from age 20 onward. Identify each design and its signature weakness.</w:t>
      </w:r>
    </w:p>
    <w:p w14:paraId="1E28E3A6" w14:textId="77777777" w:rsidR="00074466" w:rsidRDefault="00000000">
      <w:r>
        <w:t>Answer</w:t>
      </w:r>
    </w:p>
    <w:p w14:paraId="21B21772" w14:textId="77777777" w:rsidR="00074466" w:rsidRDefault="00000000">
      <w:r>
        <w:t>The first is cross-sectional: it compares different age groups at one moment and is vulnerable to cohort effects. The second is longitudinal: it measures within-person change but is vulnerable to attrition and repeated-testing effects. The tempting error is to call any study involving age “longitudinal.” Longitudinal means following the same people over time.</w:t>
      </w:r>
    </w:p>
    <w:p w14:paraId="483A3679" w14:textId="77777777" w:rsidR="00074466" w:rsidRDefault="00000000">
      <w:pPr>
        <w:pStyle w:val="ListNumber"/>
        <w:numPr>
          <w:ilvl w:val="0"/>
          <w:numId w:val="1"/>
        </w:numPr>
      </w:pPr>
      <w:r>
        <w:t>Why can the same teratogen produce different outcomes depending on timing and dose? Why does alcohol require a stronger public-health boundary than “avoid it during the first trimester”?</w:t>
      </w:r>
    </w:p>
    <w:p w14:paraId="7C48936C" w14:textId="77777777" w:rsidR="00074466" w:rsidRDefault="00000000">
      <w:r>
        <w:t>Answer</w:t>
      </w:r>
    </w:p>
    <w:p w14:paraId="074CA3C7" w14:textId="77777777" w:rsidR="00074466" w:rsidRDefault="00000000">
      <w:r>
        <w:t>Different systems are under construction at different times, so exposure during an active developmental window can disrupt the system being built. Risk also generally rises with dose and frequency, although the relationship differs by teratogen and biological context. Alcohol can affect brain development throughout pregnancy, and no safe amount or time has been established. The tempting error is to convert “the first trimester is especially important for some structural effects” into “later exposure is safe.”</w:t>
      </w:r>
    </w:p>
    <w:p w14:paraId="2233C16B" w14:textId="77777777" w:rsidR="00074466" w:rsidRDefault="00000000">
      <w:pPr>
        <w:pStyle w:val="ListNumber"/>
        <w:numPr>
          <w:ilvl w:val="0"/>
          <w:numId w:val="1"/>
        </w:numPr>
      </w:pPr>
      <w:r>
        <w:t>A 4-year-old says a tall, narrow glass contains more water than a short, wide glass after watching the same water being poured between them. What does Piaget's account explain, and what would be overstated?</w:t>
      </w:r>
    </w:p>
    <w:p w14:paraId="368FDB39" w14:textId="77777777" w:rsidR="00074466" w:rsidRDefault="00000000">
      <w:r>
        <w:t>Answer</w:t>
      </w:r>
    </w:p>
    <w:p w14:paraId="47D9D9C5" w14:textId="77777777" w:rsidR="00074466" w:rsidRDefault="00000000">
      <w:r>
        <w:t>Piaget explains the response as failure of conservation: the child centers on height and does not coordinate height with width or mentally reverse the transformation. It would be overstated to conclude that every child of that age possesses one globally preoperational mind or that the ability appears suddenly on a fixed birthday. Task demands and domain-specific development matter.</w:t>
      </w:r>
    </w:p>
    <w:p w14:paraId="0B844006" w14:textId="77777777" w:rsidR="00074466" w:rsidRDefault="00000000">
      <w:pPr>
        <w:pStyle w:val="ListNumber"/>
        <w:numPr>
          <w:ilvl w:val="0"/>
          <w:numId w:val="1"/>
        </w:numPr>
      </w:pPr>
      <w:r>
        <w:t>A child calls a horse “dog,” then later revises the category to distinguish dogs from horses. Identify assimilation and accommodation.</w:t>
      </w:r>
    </w:p>
    <w:p w14:paraId="6B98D768" w14:textId="77777777" w:rsidR="00074466" w:rsidRDefault="00000000">
      <w:r>
        <w:lastRenderedPageBreak/>
        <w:t>Answer</w:t>
      </w:r>
    </w:p>
    <w:p w14:paraId="618C9795" w14:textId="77777777" w:rsidR="00074466" w:rsidRDefault="00000000">
      <w:r>
        <w:t>Calling the horse “dog” is assimilation: the child interprets the new animal through the existing dog schema. Revising the schema to distinguish categories is accommodation. The tempting reversal is to think that any new information automatically changes the schema; sometimes the existing schema changes how the information is represented instead.</w:t>
      </w:r>
    </w:p>
    <w:p w14:paraId="69A0110F" w14:textId="77777777" w:rsidR="00074466" w:rsidRDefault="00000000">
      <w:pPr>
        <w:pStyle w:val="ListNumber"/>
        <w:numPr>
          <w:ilvl w:val="0"/>
          <w:numId w:val="1"/>
        </w:numPr>
      </w:pPr>
      <w:r>
        <w:t>A student uses AI to produce a correct essay, then cannot explain the argument without the AI. Was the system functioning as a scaffold within the ZPD? Explain.</w:t>
      </w:r>
    </w:p>
    <w:p w14:paraId="3CBB55CD" w14:textId="77777777" w:rsidR="00074466" w:rsidRDefault="00000000">
      <w:r>
        <w:t>Answer</w:t>
      </w:r>
    </w:p>
    <w:p w14:paraId="79D75BC8" w14:textId="77777777" w:rsidR="00074466" w:rsidRDefault="00000000">
      <w:r>
        <w:t>Not necessarily. A scaffold should be calibrated to the learner, provide only the support needed, and fade so the learner can perform a related task independently. The correct product demonstrates assisted performance, not learning. The tempting error is to infer competence from the quality of the artifact rather than testing what remains after assistance is removed.</w:t>
      </w:r>
    </w:p>
    <w:p w14:paraId="55E8FE57" w14:textId="77777777" w:rsidR="00074466" w:rsidRDefault="00000000">
      <w:pPr>
        <w:pStyle w:val="ListNumber"/>
        <w:numPr>
          <w:ilvl w:val="0"/>
          <w:numId w:val="1"/>
        </w:numPr>
      </w:pPr>
      <w:r>
        <w:t xml:space="preserve">What does the Strange Situation classify, and what are two conclusions it does </w:t>
      </w:r>
      <w:r>
        <w:rPr>
          <w:b/>
        </w:rPr>
        <w:t>not</w:t>
      </w:r>
      <w:r>
        <w:t xml:space="preserve"> justify?</w:t>
      </w:r>
    </w:p>
    <w:p w14:paraId="66724504" w14:textId="77777777" w:rsidR="00074466" w:rsidRDefault="00000000">
      <w:r>
        <w:t>Answer</w:t>
      </w:r>
    </w:p>
    <w:p w14:paraId="48CE9C7E" w14:textId="77777777" w:rsidR="00074466" w:rsidRDefault="00000000">
      <w:r>
        <w:t>It classifies patterns of attachment behavior in a particular caregiver-child relationship, especially during reunion after brief separation. It does not justify treating the classification as a fixed child personality type, and it does not prove a deterministic caregiving history or adult romantic destiny. Caregiver sensitivity is associated with security, but temperament, context, culture, stress, and later relationships also matter.</w:t>
      </w:r>
    </w:p>
    <w:p w14:paraId="39567925" w14:textId="77777777" w:rsidR="00074466" w:rsidRDefault="00000000">
      <w:pPr>
        <w:pStyle w:val="ListNumber"/>
        <w:numPr>
          <w:ilvl w:val="0"/>
          <w:numId w:val="1"/>
        </w:numPr>
      </w:pPr>
      <w:r>
        <w:t>Explain the orchid/dandelion metaphor without turning children into two biological categories.</w:t>
      </w:r>
    </w:p>
    <w:p w14:paraId="45726572" w14:textId="77777777" w:rsidR="00074466" w:rsidRDefault="00000000">
      <w:r>
        <w:t>Answer</w:t>
      </w:r>
    </w:p>
    <w:p w14:paraId="50AA9A8F" w14:textId="77777777" w:rsidR="00074466" w:rsidRDefault="00000000">
      <w:r>
        <w:t>The metaphor represents differences in environmental susceptibility. More susceptible children may show worse outcomes in adverse environments and better outcomes in supportive environments; less susceptible children show smaller environmental differences. Susceptibility is better understood as a continuum and may vary by outcome and developmental period. The tempting error is to label a child permanently as one type.</w:t>
      </w:r>
    </w:p>
    <w:p w14:paraId="3BF8391D" w14:textId="77777777" w:rsidR="00074466" w:rsidRDefault="00000000">
      <w:pPr>
        <w:pStyle w:val="ListNumber"/>
        <w:numPr>
          <w:ilvl w:val="0"/>
          <w:numId w:val="1"/>
        </w:numPr>
      </w:pPr>
      <w:r>
        <w:t>Warneken and Tomasello's toddler-helping result and Kohlberg's stages both concern morality. What different questions do they answer? How did the large helper-hinderer replication change the evidence?</w:t>
      </w:r>
    </w:p>
    <w:p w14:paraId="3CB3ED38" w14:textId="77777777" w:rsidR="00074466" w:rsidRDefault="00000000">
      <w:r>
        <w:t>Answer</w:t>
      </w:r>
    </w:p>
    <w:p w14:paraId="5DA05575" w14:textId="77777777" w:rsidR="00074466" w:rsidRDefault="00000000">
      <w:r>
        <w:t xml:space="preserve">Toddler helping concerns moral or prosocial motivation—why a child acts to help. Kohlberg concerns moral reasoning—how a person justifies judgments. Neither alone explains moral behavior. The multi-lab replication found no reliable infant preference for helpers over hinderers, so confidence in the claim </w:t>
      </w:r>
      <w:r>
        <w:lastRenderedPageBreak/>
        <w:t>of preverbal moral evaluation should decrease. The tempting error is to treat one influential result as settled once it enters textbooks.</w:t>
      </w:r>
    </w:p>
    <w:p w14:paraId="6AFB5AB8" w14:textId="77777777" w:rsidR="00074466" w:rsidRDefault="00000000">
      <w:pPr>
        <w:pStyle w:val="ListNumber"/>
        <w:numPr>
          <w:ilvl w:val="0"/>
          <w:numId w:val="1"/>
        </w:numPr>
      </w:pPr>
      <w:r>
        <w:t>What does the dual-systems model explain about adolescent risk, and what does it miss?</w:t>
      </w:r>
    </w:p>
    <w:p w14:paraId="47D4304A" w14:textId="77777777" w:rsidR="00074466" w:rsidRDefault="00000000">
      <w:r>
        <w:t>Answer</w:t>
      </w:r>
    </w:p>
    <w:p w14:paraId="324D7301" w14:textId="77777777" w:rsidR="00074466" w:rsidRDefault="00000000">
      <w:r>
        <w:t>The model explains why heightened motivation for reward, novelty, and social approval can temporarily outpace consistently adult-like regulatory control, especially in emotionally charged settings. It misses much if interpreted as “the prefrontal cortex is unfinished”: adolescent behavior also depends on peers, incentives, stress, sleep, experience, opportunity, and culture. Many adolescents reason well in calm conditions, and individual trajectories vary.</w:t>
      </w:r>
    </w:p>
    <w:p w14:paraId="6041CB52" w14:textId="77777777" w:rsidR="00074466" w:rsidRDefault="00000000">
      <w:pPr>
        <w:pStyle w:val="ListNumber"/>
        <w:numPr>
          <w:ilvl w:val="0"/>
          <w:numId w:val="1"/>
        </w:numPr>
      </w:pPr>
      <w:r>
        <w:t>Predict the average age-related pattern for (a) a novel reasoning puzzle, (b) vocabulary, (c) rapid working-memory manipulation, and (d) expert judgment in a familiar domain. Then explain why none of these predictions diagnoses an individual.</w:t>
      </w:r>
    </w:p>
    <w:p w14:paraId="57220073" w14:textId="77777777" w:rsidR="00074466" w:rsidRDefault="00000000">
      <w:r>
        <w:t>Answer</w:t>
      </w:r>
    </w:p>
    <w:p w14:paraId="4E7818B0" w14:textId="77777777" w:rsidR="00074466" w:rsidRDefault="00000000">
      <w:r>
        <w:t>Novel reasoning, processing speed, and rapid working-memory manipulation depend heavily on fluid abilities and tend to decline across adulthood. Vocabulary and expert knowledge depend more on crystallized abilities and remain stable longer or continue growing. These are group averages with wide individual variation; education, health, practice, occupation, and measurement all affect a person's trajectory. The tempting error is to convert an average developmental curve into a forecast for one person.</w:t>
      </w:r>
    </w:p>
    <w:p w14:paraId="7057FAC4" w14:textId="77777777" w:rsidR="00074466" w:rsidRDefault="00000000">
      <w:pPr>
        <w:pStyle w:val="Heading1"/>
      </w:pPr>
      <w:r>
        <w:rPr>
          <w:rFonts w:ascii="Calibri" w:hAnsi="Calibri"/>
        </w:rPr>
        <w:t>Key Terms</w:t>
      </w:r>
    </w:p>
    <w:p w14:paraId="7A3C2171" w14:textId="77777777" w:rsidR="00074466" w:rsidRDefault="00000000">
      <w:r>
        <w:rPr>
          <w:b/>
        </w:rPr>
        <w:t>Accommodation</w:t>
      </w:r>
      <w:r>
        <w:t xml:space="preserve"> — Revising an existing schema when experience cannot be represented adequately by the old one.</w:t>
      </w:r>
    </w:p>
    <w:p w14:paraId="6FDBF026" w14:textId="77777777" w:rsidR="00074466" w:rsidRDefault="00000000">
      <w:r>
        <w:rPr>
          <w:b/>
        </w:rPr>
        <w:t>Assimilation</w:t>
      </w:r>
      <w:r>
        <w:t xml:space="preserve"> — Interpreting a new experience through an existing schema.</w:t>
      </w:r>
    </w:p>
    <w:p w14:paraId="6398C4A2" w14:textId="77777777" w:rsidR="00074466" w:rsidRDefault="00000000">
      <w:r>
        <w:rPr>
          <w:b/>
        </w:rPr>
        <w:t>Attachment</w:t>
      </w:r>
      <w:r>
        <w:t xml:space="preserve"> — A biologically prepared system of proximity seeking and emotional bonding between a child and caregiver.</w:t>
      </w:r>
    </w:p>
    <w:p w14:paraId="76BC6B2B" w14:textId="77777777" w:rsidR="00074466" w:rsidRDefault="00000000">
      <w:r>
        <w:rPr>
          <w:b/>
        </w:rPr>
        <w:t>Cohort effect</w:t>
      </w:r>
      <w:r>
        <w:t xml:space="preserve"> — A difference associated with the historical conditions in which an age group developed, which can be mistaken for an effect of age.</w:t>
      </w:r>
    </w:p>
    <w:p w14:paraId="3568352D" w14:textId="77777777" w:rsidR="00074466" w:rsidRDefault="00000000">
      <w:r>
        <w:rPr>
          <w:b/>
        </w:rPr>
        <w:t>Conservation</w:t>
      </w:r>
      <w:r>
        <w:t xml:space="preserve"> — Understanding that quantity remains constant despite changes in appearance or arrangement.</w:t>
      </w:r>
    </w:p>
    <w:p w14:paraId="79CCD031" w14:textId="77777777" w:rsidR="00074466" w:rsidRDefault="00000000">
      <w:r>
        <w:rPr>
          <w:b/>
        </w:rPr>
        <w:t>Cross-sectional study</w:t>
      </w:r>
      <w:r>
        <w:t xml:space="preserve"> — A design comparing different age groups at one point in time.</w:t>
      </w:r>
    </w:p>
    <w:p w14:paraId="415BE7A1" w14:textId="77777777" w:rsidR="00074466" w:rsidRDefault="00000000">
      <w:r>
        <w:rPr>
          <w:b/>
        </w:rPr>
        <w:t>Crystallized intelligence</w:t>
      </w:r>
      <w:r>
        <w:t xml:space="preserve"> — Accumulated knowledge, vocabulary, and expertise that tend to remain stable longer across adulthood.</w:t>
      </w:r>
    </w:p>
    <w:p w14:paraId="7DD1E0D4" w14:textId="77777777" w:rsidR="00074466" w:rsidRDefault="00000000">
      <w:r>
        <w:rPr>
          <w:b/>
        </w:rPr>
        <w:lastRenderedPageBreak/>
        <w:t>Differential susceptibility</w:t>
      </w:r>
      <w:r>
        <w:t xml:space="preserve"> — Individual variation in responsiveness to both adverse and supportive environments.</w:t>
      </w:r>
    </w:p>
    <w:p w14:paraId="77AB20F2" w14:textId="77777777" w:rsidR="00074466" w:rsidRDefault="00000000">
      <w:r>
        <w:rPr>
          <w:b/>
        </w:rPr>
        <w:t>Fluid intelligence</w:t>
      </w:r>
      <w:r>
        <w:t xml:space="preserve"> — Capacity for rapid processing, working-memory manipulation, and solving unfamiliar problems.</w:t>
      </w:r>
    </w:p>
    <w:p w14:paraId="7B1BCE89" w14:textId="77777777" w:rsidR="00074466" w:rsidRDefault="00000000">
      <w:r>
        <w:rPr>
          <w:b/>
        </w:rPr>
        <w:t>Identity formation</w:t>
      </w:r>
      <w:r>
        <w:t xml:space="preserve"> — The developmental construction of coherent values, commitments, roles, and beliefs about the self.</w:t>
      </w:r>
    </w:p>
    <w:p w14:paraId="74CF49E3" w14:textId="77777777" w:rsidR="00074466" w:rsidRDefault="00000000">
      <w:r>
        <w:rPr>
          <w:b/>
        </w:rPr>
        <w:t>Longitudinal study</w:t>
      </w:r>
      <w:r>
        <w:t xml:space="preserve"> — A design following the same participants across time.</w:t>
      </w:r>
    </w:p>
    <w:p w14:paraId="4F528DDD" w14:textId="77777777" w:rsidR="00074466" w:rsidRDefault="00000000">
      <w:r>
        <w:rPr>
          <w:b/>
        </w:rPr>
        <w:t>Moral motivation</w:t>
      </w:r>
      <w:r>
        <w:t xml:space="preserve"> — Processes that move a person toward helping, cooperation, or avoidance of harm.</w:t>
      </w:r>
    </w:p>
    <w:p w14:paraId="2D192FA1" w14:textId="77777777" w:rsidR="00074466" w:rsidRDefault="00000000">
      <w:r>
        <w:rPr>
          <w:b/>
        </w:rPr>
        <w:t>Moral reasoning</w:t>
      </w:r>
      <w:r>
        <w:t xml:space="preserve"> — The logic used to justify a moral judgment.</w:t>
      </w:r>
    </w:p>
    <w:p w14:paraId="3A44ECE2" w14:textId="77777777" w:rsidR="00074466" w:rsidRDefault="00000000">
      <w:r>
        <w:rPr>
          <w:b/>
        </w:rPr>
        <w:t>Object permanence</w:t>
      </w:r>
      <w:r>
        <w:t xml:space="preserve"> — Understanding that objects continue to exist when they are no longer directly perceived.</w:t>
      </w:r>
    </w:p>
    <w:p w14:paraId="01407931" w14:textId="77777777" w:rsidR="00074466" w:rsidRDefault="00000000">
      <w:r>
        <w:rPr>
          <w:b/>
        </w:rPr>
        <w:t>Scaffolding</w:t>
      </w:r>
      <w:r>
        <w:t xml:space="preserve"> — Temporary, calibrated support that fades as the learner becomes independently capable.</w:t>
      </w:r>
    </w:p>
    <w:p w14:paraId="2175ED2C" w14:textId="77777777" w:rsidR="00074466" w:rsidRDefault="00000000">
      <w:r>
        <w:rPr>
          <w:b/>
        </w:rPr>
        <w:t>Schema</w:t>
      </w:r>
      <w:r>
        <w:t xml:space="preserve"> — A mental framework that organizes and interprets experience.</w:t>
      </w:r>
    </w:p>
    <w:p w14:paraId="44187672" w14:textId="77777777" w:rsidR="00074466" w:rsidRDefault="00000000">
      <w:r>
        <w:rPr>
          <w:b/>
        </w:rPr>
        <w:t>Sensitive period</w:t>
      </w:r>
      <w:r>
        <w:t xml:space="preserve"> — A developmental window of heightened responsiveness to particular forms of input.</w:t>
      </w:r>
    </w:p>
    <w:p w14:paraId="7984C100" w14:textId="77777777" w:rsidR="00074466" w:rsidRDefault="00000000">
      <w:r>
        <w:rPr>
          <w:b/>
        </w:rPr>
        <w:t>Synaptic pruning</w:t>
      </w:r>
      <w:r>
        <w:t xml:space="preserve"> — Developmental weakening or elimination of some synaptic connections as neural systems reorganize and specialize.</w:t>
      </w:r>
    </w:p>
    <w:p w14:paraId="74ED0D64" w14:textId="77777777" w:rsidR="00074466" w:rsidRDefault="00000000">
      <w:r>
        <w:rPr>
          <w:b/>
        </w:rPr>
        <w:t>Teratogen</w:t>
      </w:r>
      <w:r>
        <w:t xml:space="preserve"> — A chemical, biological, or physical agent capable of disrupting prenatal development.</w:t>
      </w:r>
    </w:p>
    <w:p w14:paraId="4527A0DA" w14:textId="77777777" w:rsidR="00074466" w:rsidRDefault="00000000">
      <w:r>
        <w:rPr>
          <w:b/>
        </w:rPr>
        <w:t>Zone of proximal development (ZPD)</w:t>
      </w:r>
      <w:r>
        <w:t xml:space="preserve"> — The range between what a learner can do alone and what the learner can do with effective guidance.</w:t>
      </w:r>
    </w:p>
    <w:p w14:paraId="1C5297D9" w14:textId="77777777" w:rsidR="00074466" w:rsidRDefault="00000000">
      <w:pPr>
        <w:pStyle w:val="Heading1"/>
      </w:pPr>
      <w:r>
        <w:rPr>
          <w:rFonts w:ascii="Calibri" w:hAnsi="Calibri"/>
        </w:rPr>
        <w:t>Further Reading</w:t>
      </w:r>
    </w:p>
    <w:p w14:paraId="279832B4" w14:textId="77777777" w:rsidR="00074466" w:rsidRDefault="00000000">
      <w:pPr>
        <w:pStyle w:val="ListBullet"/>
      </w:pPr>
      <w:r>
        <w:t xml:space="preserve">Siegler, R. (2026). </w:t>
      </w:r>
      <w:r>
        <w:rPr>
          <w:i/>
        </w:rPr>
        <w:t>Cognitive development in childhood.</w:t>
      </w:r>
      <w:r>
        <w:t xml:space="preserve"> Noba Project. — A concise evidence-based treatment of Piaget, Vygotsky, information processing, and the problem of continuous versus stage-like change.</w:t>
      </w:r>
    </w:p>
    <w:p w14:paraId="14DDF930" w14:textId="77777777" w:rsidR="00074466" w:rsidRDefault="00000000">
      <w:pPr>
        <w:pStyle w:val="ListBullet"/>
      </w:pPr>
      <w:r>
        <w:t xml:space="preserve">Bretherton, I. (1992). The origins of attachment theory: John Bowlby and Mary Ainsworth. </w:t>
      </w:r>
      <w:r>
        <w:rPr>
          <w:i/>
        </w:rPr>
        <w:t>Developmental Psychology, 28</w:t>
      </w:r>
      <w:r>
        <w:t>, 759–775. — A clear history of how evolutionary theory and careful observation produced attachment research.</w:t>
      </w:r>
    </w:p>
    <w:p w14:paraId="22AD5917" w14:textId="77777777" w:rsidR="00074466" w:rsidRDefault="00000000">
      <w:pPr>
        <w:pStyle w:val="ListBullet"/>
      </w:pPr>
      <w:r>
        <w:t xml:space="preserve">Somerville, L. H. (2016). Searching for signatures of brain maturity: What are we searching for? </w:t>
      </w:r>
      <w:r>
        <w:rPr>
          <w:i/>
        </w:rPr>
        <w:t>Neuron, 92</w:t>
      </w:r>
      <w:r>
        <w:t>, 1164–1167. — A brief corrective to the idea that the brain has one measurable maturity date.</w:t>
      </w:r>
    </w:p>
    <w:p w14:paraId="6F3F991A" w14:textId="77777777" w:rsidR="00074466" w:rsidRDefault="00000000">
      <w:pPr>
        <w:pStyle w:val="ListBullet"/>
      </w:pPr>
      <w:r>
        <w:t xml:space="preserve">Boyce, W. T. (2019). </w:t>
      </w:r>
      <w:r>
        <w:rPr>
          <w:i/>
        </w:rPr>
        <w:t>The Orchid and the Dandelion.</w:t>
      </w:r>
      <w:r>
        <w:t xml:space="preserve"> Knopf. — An accessible account of environmental sensitivity, best read with the reminder that susceptibility is not a simple two-type taxonomy.</w:t>
      </w:r>
    </w:p>
    <w:p w14:paraId="75E15ACD" w14:textId="77777777" w:rsidR="00074466" w:rsidRDefault="00000000">
      <w:pPr>
        <w:pStyle w:val="Heading1"/>
      </w:pPr>
      <w:r>
        <w:rPr>
          <w:rFonts w:ascii="Calibri" w:hAnsi="Calibri"/>
        </w:rPr>
        <w:lastRenderedPageBreak/>
        <w:t>References</w:t>
      </w:r>
    </w:p>
    <w:p w14:paraId="61655B17" w14:textId="77777777" w:rsidR="00074466" w:rsidRDefault="00000000">
      <w:r>
        <w:t xml:space="preserve">Ainsworth, M. D. S., Blehar, M. C., Waters, E., &amp; Wall, S. (1978). </w:t>
      </w:r>
      <w:r>
        <w:rPr>
          <w:i/>
        </w:rPr>
        <w:t>Patterns of attachment: A psychological study of the strange situation.</w:t>
      </w:r>
      <w:r>
        <w:t xml:space="preserve"> Erlbaum.</w:t>
      </w:r>
    </w:p>
    <w:p w14:paraId="08645B7F" w14:textId="77777777" w:rsidR="00074466" w:rsidRDefault="00000000">
      <w:r>
        <w:t xml:space="preserve">Baillargeon, R. (1987). Object permanence in 3½- and 4½-month-old infants. </w:t>
      </w:r>
      <w:r>
        <w:rPr>
          <w:i/>
        </w:rPr>
        <w:t>Developmental Psychology, 23</w:t>
      </w:r>
      <w:r>
        <w:t>, 655–664.</w:t>
      </w:r>
    </w:p>
    <w:p w14:paraId="0D16DE52" w14:textId="77777777" w:rsidR="00074466" w:rsidRDefault="00000000">
      <w:r>
        <w:t xml:space="preserve">Baumrind, D. (1966). Effects of authoritative parental control on child behavior. </w:t>
      </w:r>
      <w:r>
        <w:rPr>
          <w:i/>
        </w:rPr>
        <w:t>Child Development, 37</w:t>
      </w:r>
      <w:r>
        <w:t>, 887–907.</w:t>
      </w:r>
    </w:p>
    <w:p w14:paraId="415BB8B2" w14:textId="77777777" w:rsidR="00074466" w:rsidRDefault="00000000">
      <w:r>
        <w:t xml:space="preserve">Bowlby, J. (1969). </w:t>
      </w:r>
      <w:r>
        <w:rPr>
          <w:i/>
        </w:rPr>
        <w:t>Attachment and loss: Vol. 1. Attachment.</w:t>
      </w:r>
      <w:r>
        <w:t xml:space="preserve"> Basic Books.</w:t>
      </w:r>
    </w:p>
    <w:p w14:paraId="76C95462" w14:textId="77777777" w:rsidR="00074466" w:rsidRDefault="00000000">
      <w:r w:rsidRPr="00551BB3">
        <w:rPr>
          <w:lang w:val="fr-CA"/>
          <w:rPrChange w:id="83" w:author="Jon Oxford" w:date="2026-07-24T08:05:00Z" w16du:dateUtc="2026-07-24T13:05:00Z">
            <w:rPr/>
          </w:rPrChange>
        </w:rPr>
        <w:t xml:space="preserve">Boyce, W. T., &amp; Ellis, B. J. (2005). </w:t>
      </w:r>
      <w:r>
        <w:t xml:space="preserve">Biological sensitivity to context: I. An evolutionary-developmental theory of the origins and functions of stress reactivity. </w:t>
      </w:r>
      <w:r>
        <w:rPr>
          <w:i/>
        </w:rPr>
        <w:t>Development and Psychopathology, 17</w:t>
      </w:r>
      <w:r>
        <w:t>, 271–301.</w:t>
      </w:r>
    </w:p>
    <w:p w14:paraId="24B73DFF" w14:textId="77777777" w:rsidR="00074466" w:rsidRDefault="00000000">
      <w:r>
        <w:t xml:space="preserve">Carstensen, L. L. (1999). Taking time seriously: A theory of socioemotional selectivity. </w:t>
      </w:r>
      <w:r>
        <w:rPr>
          <w:i/>
        </w:rPr>
        <w:t>American Psychologist, 54</w:t>
      </w:r>
      <w:r>
        <w:t>, 165–181.</w:t>
      </w:r>
    </w:p>
    <w:p w14:paraId="24D225FF" w14:textId="77777777" w:rsidR="00074466" w:rsidRDefault="00000000">
      <w:r>
        <w:t xml:space="preserve">Casey, B. J., Getz, S., &amp; Galvan, A. (2008). The adolescent brain. </w:t>
      </w:r>
      <w:r>
        <w:rPr>
          <w:i/>
        </w:rPr>
        <w:t>Developmental Review, 28</w:t>
      </w:r>
      <w:r>
        <w:t>, 62–77.</w:t>
      </w:r>
    </w:p>
    <w:p w14:paraId="2D08709E" w14:textId="77777777" w:rsidR="00074466" w:rsidRDefault="00000000">
      <w:r>
        <w:t xml:space="preserve">Centers for Disease Control and Prevention. (2026, April 2). </w:t>
      </w:r>
      <w:r>
        <w:rPr>
          <w:i/>
        </w:rPr>
        <w:t>About alcohol use during pregnancy.</w:t>
      </w:r>
      <w:r>
        <w:t xml:space="preserve"> https://www.cdc.gov/alcohol-pregnancy/about/index.html</w:t>
      </w:r>
    </w:p>
    <w:p w14:paraId="37D53417" w14:textId="77777777" w:rsidR="00074466" w:rsidRDefault="00000000">
      <w:r>
        <w:t xml:space="preserve">Charles, S. T., &amp; Carstensen, L. L. (2010). Social and emotional aging. </w:t>
      </w:r>
      <w:r>
        <w:rPr>
          <w:i/>
        </w:rPr>
        <w:t>Annual Review of Psychology, 61</w:t>
      </w:r>
      <w:r>
        <w:t>, 383–409.</w:t>
      </w:r>
    </w:p>
    <w:p w14:paraId="093C3644" w14:textId="77777777" w:rsidR="00074466" w:rsidRDefault="00000000">
      <w:r>
        <w:t xml:space="preserve">Crone, E. A., &amp; Dahl, R. E. (2012). Understanding adolescence as a period of social-affective engagement and goal flexibility. </w:t>
      </w:r>
      <w:r>
        <w:rPr>
          <w:i/>
        </w:rPr>
        <w:t>Nature Reviews Neuroscience, 13</w:t>
      </w:r>
      <w:r>
        <w:t>, 636–650.</w:t>
      </w:r>
    </w:p>
    <w:p w14:paraId="65FA955C" w14:textId="77777777" w:rsidR="00074466" w:rsidRDefault="00000000">
      <w:r>
        <w:t xml:space="preserve">Csibra, G., &amp; Gergely, G. (2011). Natural pedagogy as evolutionary adaptation. </w:t>
      </w:r>
      <w:r>
        <w:rPr>
          <w:i/>
        </w:rPr>
        <w:t>Philosophical Transactions of the Royal Society B: Biological Sciences, 366</w:t>
      </w:r>
      <w:r>
        <w:t>, 1149–1157.</w:t>
      </w:r>
    </w:p>
    <w:p w14:paraId="5940CF46" w14:textId="77777777" w:rsidR="00074466" w:rsidRDefault="00000000">
      <w:r>
        <w:t xml:space="preserve">Erikson, E. H. (1963). </w:t>
      </w:r>
      <w:r>
        <w:rPr>
          <w:i/>
        </w:rPr>
        <w:t>Childhood and society</w:t>
      </w:r>
      <w:r>
        <w:t xml:space="preserve"> (2nd ed.). Norton.</w:t>
      </w:r>
    </w:p>
    <w:p w14:paraId="265C9D01" w14:textId="77777777" w:rsidR="00074466" w:rsidRDefault="00000000">
      <w:r>
        <w:t xml:space="preserve">Feldman, R. (2007). Parent-infant synchrony: Biological foundations and developmental outcomes. </w:t>
      </w:r>
      <w:r>
        <w:rPr>
          <w:i/>
        </w:rPr>
        <w:t>Current Directions in Psychological Science, 16</w:t>
      </w:r>
      <w:r>
        <w:t>, 340–345.</w:t>
      </w:r>
    </w:p>
    <w:p w14:paraId="49FFEA68" w14:textId="77777777" w:rsidR="00074466" w:rsidRDefault="00000000">
      <w:r>
        <w:t xml:space="preserve">Hamlin, J. K., Wynn, K., &amp; Bloom, P. (2007). Social evaluation by preverbal infants. </w:t>
      </w:r>
      <w:r>
        <w:rPr>
          <w:i/>
        </w:rPr>
        <w:t>Nature, 450</w:t>
      </w:r>
      <w:r>
        <w:t>, 557–559.</w:t>
      </w:r>
    </w:p>
    <w:p w14:paraId="79D076B6" w14:textId="77777777" w:rsidR="00074466" w:rsidRDefault="00000000">
      <w:r>
        <w:t xml:space="preserve">Horn, J. L., &amp; Cattell, R. B. (1967). Age differences in fluid and crystallized intelligence. </w:t>
      </w:r>
      <w:r>
        <w:rPr>
          <w:i/>
        </w:rPr>
        <w:t>Acta Psychologica, 26</w:t>
      </w:r>
      <w:r>
        <w:t>, 107–129.</w:t>
      </w:r>
    </w:p>
    <w:p w14:paraId="4D6729A4" w14:textId="77777777" w:rsidR="00074466" w:rsidRDefault="00000000">
      <w:r>
        <w:t xml:space="preserve">Huttenlocher, P. R. (1979). Synaptic density in human frontal cortex—developmental changes and effects of aging. </w:t>
      </w:r>
      <w:r>
        <w:rPr>
          <w:i/>
        </w:rPr>
        <w:t>Brain Research, 163</w:t>
      </w:r>
      <w:r>
        <w:t>, 195–205.</w:t>
      </w:r>
    </w:p>
    <w:p w14:paraId="09B5466F" w14:textId="77777777" w:rsidR="00074466" w:rsidRDefault="00000000">
      <w:r>
        <w:t xml:space="preserve">Isler, K., &amp; van Schaik, C. P. (2012). How our ancestors broke through the gray ceiling: Comparative evidence for cooperative breeding in early </w:t>
      </w:r>
      <w:r>
        <w:rPr>
          <w:i/>
        </w:rPr>
        <w:t>Homo</w:t>
      </w:r>
      <w:r>
        <w:t xml:space="preserve">. </w:t>
      </w:r>
      <w:r>
        <w:rPr>
          <w:i/>
        </w:rPr>
        <w:t>Current Anthropology, 53</w:t>
      </w:r>
      <w:r>
        <w:t>(S6), S453–S465.</w:t>
      </w:r>
    </w:p>
    <w:p w14:paraId="0A5BB93D" w14:textId="77777777" w:rsidR="00074466" w:rsidRDefault="00000000">
      <w:r>
        <w:lastRenderedPageBreak/>
        <w:t xml:space="preserve">Kaplan, H., Hill, K., Lancaster, J., &amp; Hurtado, A. M. (2000). A theory of human life history evolution: Diet, intelligence, and longevity. </w:t>
      </w:r>
      <w:r>
        <w:rPr>
          <w:i/>
        </w:rPr>
        <w:t>Evolutionary Anthropology, 9</w:t>
      </w:r>
      <w:r>
        <w:t>, 156–185.</w:t>
      </w:r>
    </w:p>
    <w:p w14:paraId="7BDE1360" w14:textId="77777777" w:rsidR="00074466" w:rsidRDefault="00000000">
      <w:r>
        <w:t xml:space="preserve">Kohlberg, L. (1969). Stage and sequence: The cognitive-developmental approach to socialization. In D. A. Goslin (Ed.), </w:t>
      </w:r>
      <w:r>
        <w:rPr>
          <w:i/>
        </w:rPr>
        <w:t>Handbook of socialization theory and research</w:t>
      </w:r>
      <w:r>
        <w:t xml:space="preserve"> (pp. 347–480). Rand McNally.</w:t>
      </w:r>
    </w:p>
    <w:p w14:paraId="119A4F40" w14:textId="77777777" w:rsidR="00074466" w:rsidRDefault="00000000">
      <w:r>
        <w:t xml:space="preserve">Kuzawa, C. W., Chugani, H. T., Grossman, L. I., Lipovich, L., Muzik, O., Hof, P. R., Wildman, D. E., Sherwood, C. C., Leonard, W. R., &amp; Lange, N. (2014). Metabolic costs and evolutionary implications of human brain development. </w:t>
      </w:r>
      <w:r>
        <w:rPr>
          <w:i/>
        </w:rPr>
        <w:t>Proceedings of the National Academy of Sciences, 111</w:t>
      </w:r>
      <w:r>
        <w:t>, 13010–13015.</w:t>
      </w:r>
    </w:p>
    <w:p w14:paraId="67DF0A03" w14:textId="77777777" w:rsidR="00074466" w:rsidRDefault="00000000">
      <w:r w:rsidRPr="00551BB3">
        <w:rPr>
          <w:lang w:val="fr-CA"/>
          <w:rPrChange w:id="84" w:author="Jon Oxford" w:date="2026-07-24T08:05:00Z" w16du:dateUtc="2026-07-24T13:05:00Z">
            <w:rPr/>
          </w:rPrChange>
        </w:rPr>
        <w:t xml:space="preserve">Lucca, K., Yuen, F., Wang, Y., Alessandroni, N., Allison, O., Alvarez, M., et al. </w:t>
      </w:r>
      <w:r>
        <w:t xml:space="preserve">(2025). Infants' social evaluation of helpers and hinderers: A large-scale, multi-lab, coordinated replication study. </w:t>
      </w:r>
      <w:r>
        <w:rPr>
          <w:i/>
        </w:rPr>
        <w:t>Developmental Science, 28</w:t>
      </w:r>
      <w:r>
        <w:t>(1), e13581.</w:t>
      </w:r>
    </w:p>
    <w:p w14:paraId="72900508" w14:textId="77777777" w:rsidR="00074466" w:rsidRDefault="00000000">
      <w:r>
        <w:t xml:space="preserve">Maccoby, E. E., &amp; Martin, J. A. (1983). Socialization in the context of the family: Parent-child interaction. In P. H. Mussen (Series Ed.) &amp; E. M. Hetherington (Vol. Ed.), </w:t>
      </w:r>
      <w:r>
        <w:rPr>
          <w:i/>
        </w:rPr>
        <w:t>Handbook of child psychology: Vol. 4. Socialization, personality, and social development</w:t>
      </w:r>
      <w:r>
        <w:t xml:space="preserve"> (4th ed., pp. 1–101). Wiley.</w:t>
      </w:r>
    </w:p>
    <w:p w14:paraId="1A1DEBFC" w14:textId="77777777" w:rsidR="00074466" w:rsidRDefault="00000000">
      <w:r>
        <w:t xml:space="preserve">Main, M., &amp; Solomon, J. (1986). Discovery of an insecure-disorganized/disoriented attachment pattern. In T. B. Brazelton &amp; M. W. Yogman (Eds.), </w:t>
      </w:r>
      <w:r>
        <w:rPr>
          <w:i/>
        </w:rPr>
        <w:t>Affective development in infancy</w:t>
      </w:r>
      <w:r>
        <w:t xml:space="preserve"> (pp. 95–124). Ablex.</w:t>
      </w:r>
    </w:p>
    <w:p w14:paraId="08F2E191" w14:textId="77777777" w:rsidR="00074466" w:rsidRDefault="00000000">
      <w:r>
        <w:t xml:space="preserve">Oxford, J., &amp; Geary, D. C. (2019). Life history evolution in hominins. In T. B. Henley, M. Rossano, &amp; E. P. Kardas (Eds.), </w:t>
      </w:r>
      <w:r>
        <w:rPr>
          <w:i/>
        </w:rPr>
        <w:t>Handbook of cognitive archaeology: Psychology in prehistory</w:t>
      </w:r>
      <w:r>
        <w:t xml:space="preserve"> (pp. 36–57). Routledge.</w:t>
      </w:r>
    </w:p>
    <w:p w14:paraId="68C421EF" w14:textId="77777777" w:rsidR="00074466" w:rsidRDefault="00000000">
      <w:r>
        <w:t xml:space="preserve">Piaget, J. (1952). </w:t>
      </w:r>
      <w:r>
        <w:rPr>
          <w:i/>
        </w:rPr>
        <w:t>The child's concept of number.</w:t>
      </w:r>
      <w:r>
        <w:t xml:space="preserve"> Norton.</w:t>
      </w:r>
    </w:p>
    <w:p w14:paraId="4756B8BF" w14:textId="77777777" w:rsidR="00074466" w:rsidRDefault="00000000">
      <w:r>
        <w:t xml:space="preserve">Piaget, J. (1954). </w:t>
      </w:r>
      <w:r>
        <w:rPr>
          <w:i/>
        </w:rPr>
        <w:t>The construction of reality in the child.</w:t>
      </w:r>
      <w:r>
        <w:t xml:space="preserve"> Basic Books.</w:t>
      </w:r>
    </w:p>
    <w:p w14:paraId="64FA58F1" w14:textId="77777777" w:rsidR="00074466" w:rsidRDefault="00000000">
      <w:r>
        <w:t xml:space="preserve">Spelke, E. S. (2000). Core knowledge. </w:t>
      </w:r>
      <w:r>
        <w:rPr>
          <w:i/>
        </w:rPr>
        <w:t>American Psychologist, 55</w:t>
      </w:r>
      <w:r>
        <w:t>, 1233–1243.</w:t>
      </w:r>
    </w:p>
    <w:p w14:paraId="7333026B" w14:textId="77777777" w:rsidR="00074466" w:rsidRDefault="00000000">
      <w:r>
        <w:t xml:space="preserve">Somerville, L. H. (2016). Searching for signatures of brain maturity: What are we searching for? </w:t>
      </w:r>
      <w:r>
        <w:rPr>
          <w:i/>
        </w:rPr>
        <w:t>Neuron, 92</w:t>
      </w:r>
      <w:r>
        <w:t>, 1164–1167.</w:t>
      </w:r>
    </w:p>
    <w:p w14:paraId="06F0C028" w14:textId="77777777" w:rsidR="00074466" w:rsidRDefault="00000000">
      <w:r>
        <w:t xml:space="preserve">Vygotsky, L. S. (1978). </w:t>
      </w:r>
      <w:r>
        <w:rPr>
          <w:i/>
        </w:rPr>
        <w:t>Mind in society: The development of higher psychological processes.</w:t>
      </w:r>
      <w:r>
        <w:t xml:space="preserve"> Harvard University Press.</w:t>
      </w:r>
    </w:p>
    <w:p w14:paraId="5D08669E" w14:textId="77777777" w:rsidR="00074466" w:rsidRDefault="00000000">
      <w:r>
        <w:t xml:space="preserve">Warneken, F., &amp; Tomasello, M. (2006). Altruistic helping in human infants and young chimpanzees. </w:t>
      </w:r>
      <w:r>
        <w:rPr>
          <w:i/>
        </w:rPr>
        <w:t>Science, 311</w:t>
      </w:r>
      <w:r>
        <w:t>, 1301–1303.</w:t>
      </w:r>
    </w:p>
    <w:p w14:paraId="26559C0F" w14:textId="77777777" w:rsidR="00074466" w:rsidRDefault="00000000">
      <w:r>
        <w:t xml:space="preserve">Wimmer, H., &amp; Perner, J. (1983). Beliefs about beliefs: Representation and constraining function of wrong beliefs in young children's understanding of deception. </w:t>
      </w:r>
      <w:r>
        <w:rPr>
          <w:i/>
        </w:rPr>
        <w:t>Cognition, 13</w:t>
      </w:r>
      <w:r>
        <w:t>, 103–128.</w:t>
      </w:r>
    </w:p>
    <w:p w14:paraId="3D50AB10" w14:textId="77777777" w:rsidR="00074466" w:rsidRDefault="00000000">
      <w:r>
        <w:t xml:space="preserve">Wood, D., Bruner, J. S., &amp; Ross, G. (1976). The role of tutoring in problem solving. </w:t>
      </w:r>
      <w:r>
        <w:rPr>
          <w:i/>
        </w:rPr>
        <w:t>Journal of Child Psychology and Psychiatry, 17</w:t>
      </w:r>
      <w:r>
        <w:t>, 89–100.</w:t>
      </w:r>
    </w:p>
    <w:p w14:paraId="5ABF66D1" w14:textId="77777777" w:rsidR="00074466" w:rsidRDefault="00000000">
      <w:r>
        <w:t xml:space="preserve">Wynn, K. (1992). Addition and subtraction by human infants. </w:t>
      </w:r>
      <w:r>
        <w:rPr>
          <w:i/>
        </w:rPr>
        <w:t>Nature, 358</w:t>
      </w:r>
      <w:r>
        <w:t>, 749–750.</w:t>
      </w:r>
    </w:p>
    <w:sectPr w:rsidR="00074466" w:rsidSect="00034616">
      <w:headerReference w:type="default" r:id="rId12"/>
      <w:footerReference w:type="default" r:id="rId13"/>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n Oxford" w:date="2026-07-24T08:09:00Z" w:initials="JO">
    <w:p w14:paraId="237F7EE5" w14:textId="77777777" w:rsidR="00551BB3" w:rsidRDefault="00551BB3" w:rsidP="00551BB3">
      <w:pPr>
        <w:pStyle w:val="CommentText"/>
      </w:pPr>
      <w:r>
        <w:rPr>
          <w:rStyle w:val="CommentReference"/>
        </w:rPr>
        <w:annotationRef/>
      </w:r>
      <w:r>
        <w:t>Have we defined this yet in the book or need a parenthetical?</w:t>
      </w:r>
    </w:p>
  </w:comment>
  <w:comment w:id="29" w:author="Jon Oxford" w:date="2026-07-24T10:23:00Z" w:initials="JO">
    <w:p w14:paraId="04DE3969" w14:textId="77777777" w:rsidR="00376E2F" w:rsidRDefault="00376E2F" w:rsidP="00376E2F">
      <w:pPr>
        <w:pStyle w:val="CommentText"/>
      </w:pPr>
      <w:r>
        <w:rPr>
          <w:rStyle w:val="CommentReference"/>
        </w:rPr>
        <w:annotationRef/>
      </w:r>
      <w:r>
        <w:t xml:space="preserve">Quick, cheap, but dirty. </w:t>
      </w:r>
    </w:p>
  </w:comment>
  <w:comment w:id="30" w:author="Jon Oxford" w:date="2026-07-24T10:23:00Z" w:initials="JO">
    <w:p w14:paraId="5BA3E06F" w14:textId="77777777" w:rsidR="00376E2F" w:rsidRDefault="00376E2F" w:rsidP="00376E2F">
      <w:pPr>
        <w:pStyle w:val="CommentText"/>
      </w:pPr>
      <w:r>
        <w:rPr>
          <w:rStyle w:val="CommentReference"/>
        </w:rPr>
        <w:annotationRef/>
      </w:r>
      <w:r>
        <w:t xml:space="preserve">So think about it. Which participant? Will you still have? After many years? Generally privilaged ones. More money, more educated parents, so that skews outcomes. </w:t>
      </w:r>
    </w:p>
  </w:comment>
  <w:comment w:id="70" w:author="Jon Oxford" w:date="2026-07-24T08:21:00Z" w:initials="JO">
    <w:p w14:paraId="73E9BA76" w14:textId="77777777" w:rsidR="00291EDD" w:rsidRDefault="00291EDD" w:rsidP="00291EDD">
      <w:pPr>
        <w:pStyle w:val="CommentText"/>
      </w:pPr>
      <w:r>
        <w:rPr>
          <w:rStyle w:val="CommentReference"/>
        </w:rPr>
        <w:annotationRef/>
      </w:r>
      <w:r>
        <w:t>Was she described earlier?</w:t>
      </w:r>
    </w:p>
  </w:comment>
  <w:comment w:id="72" w:author="Jon Oxford" w:date="2026-07-24T08:24:00Z" w:initials="JO">
    <w:p w14:paraId="57B3AD18" w14:textId="77777777" w:rsidR="00291EDD" w:rsidRDefault="00291EDD" w:rsidP="00291EDD">
      <w:pPr>
        <w:pStyle w:val="CommentText"/>
      </w:pPr>
      <w:r>
        <w:rPr>
          <w:rStyle w:val="CommentReference"/>
        </w:rPr>
        <w:annotationRef/>
      </w:r>
      <w:r>
        <w:t>Constructionism? They are active in constructing their understanding of the world?</w:t>
      </w:r>
    </w:p>
  </w:comment>
  <w:comment w:id="73" w:author="Jon Oxford" w:date="2026-07-24T08:24:00Z" w:initials="JO">
    <w:p w14:paraId="49765E72" w14:textId="77777777" w:rsidR="00291EDD" w:rsidRDefault="00291EDD" w:rsidP="00291EDD">
      <w:pPr>
        <w:pStyle w:val="CommentText"/>
      </w:pPr>
      <w:r>
        <w:rPr>
          <w:rStyle w:val="CommentReference"/>
        </w:rPr>
        <w:annotationRef/>
      </w:r>
      <w:r>
        <w:t xml:space="preserve">Needs clarity. </w:t>
      </w:r>
    </w:p>
  </w:comment>
  <w:comment w:id="74" w:author="Jon Oxford" w:date="2026-07-24T08:25:00Z" w:initials="JO">
    <w:p w14:paraId="18271DCF" w14:textId="77777777" w:rsidR="00291EDD" w:rsidRDefault="00291EDD" w:rsidP="00291EDD">
      <w:pPr>
        <w:pStyle w:val="CommentText"/>
      </w:pPr>
      <w:r>
        <w:rPr>
          <w:rStyle w:val="CommentReference"/>
        </w:rPr>
        <w:annotationRef/>
      </w:r>
      <w:r>
        <w:t xml:space="preserve">Need more description. </w:t>
      </w:r>
    </w:p>
  </w:comment>
  <w:comment w:id="71" w:author="Jon Oxford" w:date="2026-07-24T08:26:00Z" w:initials="JO">
    <w:p w14:paraId="0ADD506B" w14:textId="77777777" w:rsidR="00EA0B98" w:rsidRDefault="00EA0B98" w:rsidP="00EA0B98">
      <w:pPr>
        <w:pStyle w:val="CommentText"/>
      </w:pPr>
      <w:r>
        <w:rPr>
          <w:rStyle w:val="CommentReference"/>
        </w:rPr>
        <w:annotationRef/>
      </w:r>
      <w:r>
        <w:t xml:space="preserve">Overall this section isn’t doing it’s job, because they don’t know what physical continuity is, for example. </w:t>
      </w:r>
    </w:p>
  </w:comment>
  <w:comment w:id="78" w:author="Jon Oxford" w:date="2026-07-24T09:47:00Z" w:initials="JO">
    <w:p w14:paraId="36D7138E" w14:textId="77777777" w:rsidR="00611985" w:rsidRDefault="00611985" w:rsidP="00611985">
      <w:pPr>
        <w:pStyle w:val="CommentText"/>
      </w:pPr>
      <w:r>
        <w:rPr>
          <w:rStyle w:val="CommentReference"/>
        </w:rPr>
        <w:annotationRef/>
      </w:r>
      <w:r>
        <w:t>Need an example discuss ideas with me when we review.</w:t>
      </w:r>
    </w:p>
  </w:comment>
  <w:comment w:id="81" w:author="Jon Oxford" w:date="2026-07-24T09:47:00Z" w:initials="JO">
    <w:p w14:paraId="6126E2B8" w14:textId="77777777" w:rsidR="00611985" w:rsidRDefault="00611985" w:rsidP="00611985">
      <w:pPr>
        <w:pStyle w:val="CommentText"/>
      </w:pPr>
      <w:r>
        <w:rPr>
          <w:rStyle w:val="CommentReference"/>
        </w:rPr>
        <w:annotationRef/>
      </w:r>
      <w:r>
        <w:t xml:space="preserve">Too much I think. </w:t>
      </w:r>
    </w:p>
  </w:comment>
  <w:comment w:id="82" w:author="Jon Oxford" w:date="2026-07-24T09:49:00Z" w:initials="JO">
    <w:p w14:paraId="21C199D4" w14:textId="77777777" w:rsidR="00611985" w:rsidRDefault="00611985" w:rsidP="00611985">
      <w:pPr>
        <w:pStyle w:val="CommentText"/>
      </w:pPr>
      <w:r>
        <w:rPr>
          <w:rStyle w:val="CommentReference"/>
        </w:rPr>
        <w:annotationRef/>
      </w:r>
      <w:r>
        <w:t xml:space="preserve">Too many words, ruins the point. I don’t qualify that much, students missing the idea.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7F7EE5" w15:done="0"/>
  <w15:commentEx w15:paraId="04DE3969" w15:done="0"/>
  <w15:commentEx w15:paraId="5BA3E06F" w15:done="0"/>
  <w15:commentEx w15:paraId="73E9BA76" w15:done="0"/>
  <w15:commentEx w15:paraId="57B3AD18" w15:done="0"/>
  <w15:commentEx w15:paraId="49765E72" w15:done="0"/>
  <w15:commentEx w15:paraId="18271DCF" w15:done="0"/>
  <w15:commentEx w15:paraId="0ADD506B" w15:done="0"/>
  <w15:commentEx w15:paraId="36D7138E" w15:done="0"/>
  <w15:commentEx w15:paraId="6126E2B8" w15:done="0"/>
  <w15:commentEx w15:paraId="21C199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3CE5A3" w16cex:dateUtc="2026-07-24T13:09:00Z"/>
  <w16cex:commentExtensible w16cex:durableId="650D98CB" w16cex:dateUtc="2026-07-24T15:23:00Z"/>
  <w16cex:commentExtensible w16cex:durableId="2CCC7588" w16cex:dateUtc="2026-07-24T15:23:00Z"/>
  <w16cex:commentExtensible w16cex:durableId="67C9880B" w16cex:dateUtc="2026-07-24T13:21:00Z"/>
  <w16cex:commentExtensible w16cex:durableId="0B33E60B" w16cex:dateUtc="2026-07-24T13:24:00Z"/>
  <w16cex:commentExtensible w16cex:durableId="4E65D94A" w16cex:dateUtc="2026-07-24T13:24:00Z"/>
  <w16cex:commentExtensible w16cex:durableId="785FA829" w16cex:dateUtc="2026-07-24T13:25:00Z"/>
  <w16cex:commentExtensible w16cex:durableId="5B40CFD5" w16cex:dateUtc="2026-07-24T13:26:00Z"/>
  <w16cex:commentExtensible w16cex:durableId="346B2D64" w16cex:dateUtc="2026-07-24T14:47:00Z"/>
  <w16cex:commentExtensible w16cex:durableId="748C3EC3" w16cex:dateUtc="2026-07-24T14:47:00Z"/>
  <w16cex:commentExtensible w16cex:durableId="44D6DBD8" w16cex:dateUtc="2026-07-24T14: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7F7EE5" w16cid:durableId="5F3CE5A3"/>
  <w16cid:commentId w16cid:paraId="04DE3969" w16cid:durableId="650D98CB"/>
  <w16cid:commentId w16cid:paraId="5BA3E06F" w16cid:durableId="2CCC7588"/>
  <w16cid:commentId w16cid:paraId="73E9BA76" w16cid:durableId="67C9880B"/>
  <w16cid:commentId w16cid:paraId="57B3AD18" w16cid:durableId="0B33E60B"/>
  <w16cid:commentId w16cid:paraId="49765E72" w16cid:durableId="4E65D94A"/>
  <w16cid:commentId w16cid:paraId="18271DCF" w16cid:durableId="785FA829"/>
  <w16cid:commentId w16cid:paraId="0ADD506B" w16cid:durableId="5B40CFD5"/>
  <w16cid:commentId w16cid:paraId="36D7138E" w16cid:durableId="346B2D64"/>
  <w16cid:commentId w16cid:paraId="6126E2B8" w16cid:durableId="748C3EC3"/>
  <w16cid:commentId w16cid:paraId="21C199D4" w16cid:durableId="44D6DBD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F9C97" w14:textId="77777777" w:rsidR="00E16A5E" w:rsidRDefault="00E16A5E">
      <w:pPr>
        <w:spacing w:after="0" w:line="240" w:lineRule="auto"/>
      </w:pPr>
      <w:r>
        <w:separator/>
      </w:r>
    </w:p>
  </w:endnote>
  <w:endnote w:type="continuationSeparator" w:id="0">
    <w:p w14:paraId="07BB40E7" w14:textId="77777777" w:rsidR="00E16A5E" w:rsidRDefault="00E16A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6FD37" w14:textId="77777777" w:rsidR="00074466" w:rsidRDefault="00000000">
    <w:pPr>
      <w:pStyle w:val="Footer"/>
      <w:jc w:val="right"/>
    </w:pPr>
    <w:r>
      <w:rPr>
        <w:color w:val="555555"/>
        <w:sz w:val="17"/>
      </w:rPr>
      <w:t xml:space="preserve">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455E5" w14:textId="77777777" w:rsidR="00E16A5E" w:rsidRDefault="00E16A5E">
      <w:pPr>
        <w:spacing w:after="0" w:line="240" w:lineRule="auto"/>
      </w:pPr>
      <w:r>
        <w:separator/>
      </w:r>
    </w:p>
  </w:footnote>
  <w:footnote w:type="continuationSeparator" w:id="0">
    <w:p w14:paraId="255EEBA6" w14:textId="77777777" w:rsidR="00E16A5E" w:rsidRDefault="00E16A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3A198" w14:textId="77777777" w:rsidR="00074466" w:rsidRDefault="00000000">
    <w:pPr>
      <w:pStyle w:val="Header"/>
      <w:jc w:val="right"/>
    </w:pPr>
    <w:r>
      <w:rPr>
        <w:color w:val="555555"/>
        <w:sz w:val="17"/>
      </w:rPr>
      <w:t>Chapter 10 line-edit copy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2FC1DAC"/>
    <w:multiLevelType w:val="multilevel"/>
    <w:tmpl w:val="F75E85B4"/>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abstractNum w:abstractNumId="10" w15:restartNumberingAfterBreak="0">
    <w:nsid w:val="08A00E7A"/>
    <w:multiLevelType w:val="multilevel"/>
    <w:tmpl w:val="469C24D6"/>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abstractNum w:abstractNumId="11" w15:restartNumberingAfterBreak="0">
    <w:nsid w:val="1B4F4C28"/>
    <w:multiLevelType w:val="multilevel"/>
    <w:tmpl w:val="D7E86C7A"/>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abstractNum w:abstractNumId="12" w15:restartNumberingAfterBreak="0">
    <w:nsid w:val="266B1907"/>
    <w:multiLevelType w:val="multilevel"/>
    <w:tmpl w:val="8EC0ED08"/>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abstractNum w:abstractNumId="13" w15:restartNumberingAfterBreak="0">
    <w:nsid w:val="2BCD103E"/>
    <w:multiLevelType w:val="multilevel"/>
    <w:tmpl w:val="A2644F62"/>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abstractNum w:abstractNumId="14" w15:restartNumberingAfterBreak="0">
    <w:nsid w:val="33905ED2"/>
    <w:multiLevelType w:val="multilevel"/>
    <w:tmpl w:val="C79AE0E8"/>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abstractNum w:abstractNumId="15" w15:restartNumberingAfterBreak="0">
    <w:nsid w:val="4A782CBE"/>
    <w:multiLevelType w:val="multilevel"/>
    <w:tmpl w:val="670E13CE"/>
    <w:lvl w:ilvl="0">
      <w:start w:val="1"/>
      <w:numFmt w:val="bullet"/>
      <w:lvlText w:val="•"/>
      <w:lvlJc w:val="left"/>
      <w:pPr>
        <w:tabs>
          <w:tab w:val="num" w:pos="540"/>
        </w:tabs>
        <w:spacing w:after="80" w:line="300" w:lineRule="auto"/>
        <w:ind w:left="540" w:hanging="270"/>
      </w:pPr>
    </w:lvl>
    <w:lvl w:ilvl="1">
      <w:start w:val="1"/>
      <w:numFmt w:val="bullet"/>
      <w:lvlText w:val="•"/>
      <w:lvlJc w:val="left"/>
      <w:pPr>
        <w:tabs>
          <w:tab w:val="num" w:pos="900"/>
        </w:tabs>
        <w:spacing w:after="80" w:line="300" w:lineRule="auto"/>
        <w:ind w:left="900" w:hanging="270"/>
      </w:pPr>
    </w:lvl>
    <w:lvl w:ilvl="2">
      <w:start w:val="1"/>
      <w:numFmt w:val="bullet"/>
      <w:lvlText w:val="•"/>
      <w:lvlJc w:val="left"/>
      <w:pPr>
        <w:tabs>
          <w:tab w:val="num" w:pos="1260"/>
        </w:tabs>
        <w:spacing w:after="80" w:line="300" w:lineRule="auto"/>
        <w:ind w:left="1260" w:hanging="270"/>
      </w:pPr>
    </w:lvl>
    <w:lvl w:ilvl="3">
      <w:start w:val="1"/>
      <w:numFmt w:val="bullet"/>
      <w:lvlText w:val="•"/>
      <w:lvlJc w:val="left"/>
      <w:pPr>
        <w:tabs>
          <w:tab w:val="num" w:pos="1620"/>
        </w:tabs>
        <w:spacing w:after="80" w:line="300" w:lineRule="auto"/>
        <w:ind w:left="1620" w:hanging="270"/>
      </w:pPr>
    </w:lvl>
    <w:lvl w:ilvl="4">
      <w:start w:val="1"/>
      <w:numFmt w:val="bullet"/>
      <w:lvlText w:val="•"/>
      <w:lvlJc w:val="left"/>
      <w:pPr>
        <w:tabs>
          <w:tab w:val="num" w:pos="1980"/>
        </w:tabs>
        <w:spacing w:after="80" w:line="300" w:lineRule="auto"/>
        <w:ind w:left="1980" w:hanging="270"/>
      </w:pPr>
    </w:lvl>
    <w:lvl w:ilvl="5">
      <w:start w:val="1"/>
      <w:numFmt w:val="bullet"/>
      <w:lvlText w:val="•"/>
      <w:lvlJc w:val="left"/>
      <w:pPr>
        <w:tabs>
          <w:tab w:val="num" w:pos="2340"/>
        </w:tabs>
        <w:spacing w:after="80" w:line="300" w:lineRule="auto"/>
        <w:ind w:left="2340" w:hanging="270"/>
      </w:pPr>
    </w:lvl>
    <w:lvl w:ilvl="6">
      <w:start w:val="1"/>
      <w:numFmt w:val="bullet"/>
      <w:lvlText w:val="•"/>
      <w:lvlJc w:val="left"/>
      <w:pPr>
        <w:tabs>
          <w:tab w:val="num" w:pos="2700"/>
        </w:tabs>
        <w:spacing w:after="80" w:line="300" w:lineRule="auto"/>
        <w:ind w:left="2700" w:hanging="270"/>
      </w:pPr>
    </w:lvl>
    <w:lvl w:ilvl="7">
      <w:start w:val="1"/>
      <w:numFmt w:val="bullet"/>
      <w:lvlText w:val="•"/>
      <w:lvlJc w:val="left"/>
      <w:pPr>
        <w:tabs>
          <w:tab w:val="num" w:pos="3060"/>
        </w:tabs>
        <w:spacing w:after="80" w:line="300" w:lineRule="auto"/>
        <w:ind w:left="3060" w:hanging="270"/>
      </w:pPr>
    </w:lvl>
    <w:lvl w:ilvl="8">
      <w:start w:val="1"/>
      <w:numFmt w:val="bullet"/>
      <w:lvlText w:val="•"/>
      <w:lvlJc w:val="left"/>
      <w:pPr>
        <w:tabs>
          <w:tab w:val="num" w:pos="3420"/>
        </w:tabs>
        <w:spacing w:after="80" w:line="300" w:lineRule="auto"/>
        <w:ind w:left="3420" w:hanging="270"/>
      </w:pPr>
    </w:lvl>
  </w:abstractNum>
  <w:abstractNum w:abstractNumId="16" w15:restartNumberingAfterBreak="0">
    <w:nsid w:val="557C442B"/>
    <w:multiLevelType w:val="multilevel"/>
    <w:tmpl w:val="DEC0F624"/>
    <w:lvl w:ilvl="0">
      <w:start w:val="1"/>
      <w:numFmt w:val="bullet"/>
      <w:pStyle w:val="ListBullet"/>
      <w:lvlText w:val="•"/>
      <w:lvlJc w:val="left"/>
      <w:pPr>
        <w:tabs>
          <w:tab w:val="num" w:pos="540"/>
        </w:tabs>
        <w:spacing w:after="80" w:line="300" w:lineRule="auto"/>
        <w:ind w:left="540" w:hanging="270"/>
      </w:pPr>
    </w:lvl>
    <w:lvl w:ilvl="1">
      <w:start w:val="1"/>
      <w:numFmt w:val="bullet"/>
      <w:lvlText w:val="•"/>
      <w:lvlJc w:val="left"/>
      <w:pPr>
        <w:tabs>
          <w:tab w:val="num" w:pos="900"/>
        </w:tabs>
        <w:spacing w:after="80" w:line="300" w:lineRule="auto"/>
        <w:ind w:left="900" w:hanging="270"/>
      </w:pPr>
    </w:lvl>
    <w:lvl w:ilvl="2">
      <w:start w:val="1"/>
      <w:numFmt w:val="bullet"/>
      <w:lvlText w:val="•"/>
      <w:lvlJc w:val="left"/>
      <w:pPr>
        <w:tabs>
          <w:tab w:val="num" w:pos="1260"/>
        </w:tabs>
        <w:spacing w:after="80" w:line="300" w:lineRule="auto"/>
        <w:ind w:left="1260" w:hanging="270"/>
      </w:pPr>
    </w:lvl>
    <w:lvl w:ilvl="3">
      <w:start w:val="1"/>
      <w:numFmt w:val="bullet"/>
      <w:lvlText w:val="•"/>
      <w:lvlJc w:val="left"/>
      <w:pPr>
        <w:tabs>
          <w:tab w:val="num" w:pos="1620"/>
        </w:tabs>
        <w:spacing w:after="80" w:line="300" w:lineRule="auto"/>
        <w:ind w:left="1620" w:hanging="270"/>
      </w:pPr>
    </w:lvl>
    <w:lvl w:ilvl="4">
      <w:start w:val="1"/>
      <w:numFmt w:val="bullet"/>
      <w:lvlText w:val="•"/>
      <w:lvlJc w:val="left"/>
      <w:pPr>
        <w:tabs>
          <w:tab w:val="num" w:pos="1980"/>
        </w:tabs>
        <w:spacing w:after="80" w:line="300" w:lineRule="auto"/>
        <w:ind w:left="1980" w:hanging="270"/>
      </w:pPr>
    </w:lvl>
    <w:lvl w:ilvl="5">
      <w:start w:val="1"/>
      <w:numFmt w:val="bullet"/>
      <w:lvlText w:val="•"/>
      <w:lvlJc w:val="left"/>
      <w:pPr>
        <w:tabs>
          <w:tab w:val="num" w:pos="2340"/>
        </w:tabs>
        <w:spacing w:after="80" w:line="300" w:lineRule="auto"/>
        <w:ind w:left="2340" w:hanging="270"/>
      </w:pPr>
    </w:lvl>
    <w:lvl w:ilvl="6">
      <w:start w:val="1"/>
      <w:numFmt w:val="bullet"/>
      <w:lvlText w:val="•"/>
      <w:lvlJc w:val="left"/>
      <w:pPr>
        <w:tabs>
          <w:tab w:val="num" w:pos="2700"/>
        </w:tabs>
        <w:spacing w:after="80" w:line="300" w:lineRule="auto"/>
        <w:ind w:left="2700" w:hanging="270"/>
      </w:pPr>
    </w:lvl>
    <w:lvl w:ilvl="7">
      <w:start w:val="1"/>
      <w:numFmt w:val="bullet"/>
      <w:lvlText w:val="•"/>
      <w:lvlJc w:val="left"/>
      <w:pPr>
        <w:tabs>
          <w:tab w:val="num" w:pos="3060"/>
        </w:tabs>
        <w:spacing w:after="80" w:line="300" w:lineRule="auto"/>
        <w:ind w:left="3060" w:hanging="270"/>
      </w:pPr>
    </w:lvl>
    <w:lvl w:ilvl="8">
      <w:start w:val="1"/>
      <w:numFmt w:val="bullet"/>
      <w:lvlText w:val="•"/>
      <w:lvlJc w:val="left"/>
      <w:pPr>
        <w:tabs>
          <w:tab w:val="num" w:pos="3420"/>
        </w:tabs>
        <w:spacing w:after="80" w:line="300" w:lineRule="auto"/>
        <w:ind w:left="3420" w:hanging="270"/>
      </w:pPr>
    </w:lvl>
  </w:abstractNum>
  <w:abstractNum w:abstractNumId="17" w15:restartNumberingAfterBreak="0">
    <w:nsid w:val="5D9D16E8"/>
    <w:multiLevelType w:val="multilevel"/>
    <w:tmpl w:val="F498F542"/>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abstractNum w:abstractNumId="18" w15:restartNumberingAfterBreak="0">
    <w:nsid w:val="728D5ACA"/>
    <w:multiLevelType w:val="multilevel"/>
    <w:tmpl w:val="642EB474"/>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abstractNum w:abstractNumId="19" w15:restartNumberingAfterBreak="0">
    <w:nsid w:val="737F2F1C"/>
    <w:multiLevelType w:val="multilevel"/>
    <w:tmpl w:val="03FEA10E"/>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abstractNum w:abstractNumId="20" w15:restartNumberingAfterBreak="0">
    <w:nsid w:val="73EA34B4"/>
    <w:multiLevelType w:val="multilevel"/>
    <w:tmpl w:val="38AC6978"/>
    <w:lvl w:ilvl="0">
      <w:start w:val="1"/>
      <w:numFmt w:val="bullet"/>
      <w:lvlText w:val="•"/>
      <w:lvlJc w:val="left"/>
      <w:pPr>
        <w:tabs>
          <w:tab w:val="num" w:pos="540"/>
        </w:tabs>
        <w:spacing w:after="80" w:line="300" w:lineRule="auto"/>
        <w:ind w:left="540" w:hanging="270"/>
      </w:pPr>
    </w:lvl>
    <w:lvl w:ilvl="1">
      <w:start w:val="1"/>
      <w:numFmt w:val="bullet"/>
      <w:lvlText w:val="•"/>
      <w:lvlJc w:val="left"/>
      <w:pPr>
        <w:tabs>
          <w:tab w:val="num" w:pos="900"/>
        </w:tabs>
        <w:spacing w:after="80" w:line="300" w:lineRule="auto"/>
        <w:ind w:left="900" w:hanging="270"/>
      </w:pPr>
    </w:lvl>
    <w:lvl w:ilvl="2">
      <w:start w:val="1"/>
      <w:numFmt w:val="bullet"/>
      <w:lvlText w:val="•"/>
      <w:lvlJc w:val="left"/>
      <w:pPr>
        <w:tabs>
          <w:tab w:val="num" w:pos="1260"/>
        </w:tabs>
        <w:spacing w:after="80" w:line="300" w:lineRule="auto"/>
        <w:ind w:left="1260" w:hanging="270"/>
      </w:pPr>
    </w:lvl>
    <w:lvl w:ilvl="3">
      <w:start w:val="1"/>
      <w:numFmt w:val="bullet"/>
      <w:lvlText w:val="•"/>
      <w:lvlJc w:val="left"/>
      <w:pPr>
        <w:tabs>
          <w:tab w:val="num" w:pos="1620"/>
        </w:tabs>
        <w:spacing w:after="80" w:line="300" w:lineRule="auto"/>
        <w:ind w:left="1620" w:hanging="270"/>
      </w:pPr>
    </w:lvl>
    <w:lvl w:ilvl="4">
      <w:start w:val="1"/>
      <w:numFmt w:val="bullet"/>
      <w:lvlText w:val="•"/>
      <w:lvlJc w:val="left"/>
      <w:pPr>
        <w:tabs>
          <w:tab w:val="num" w:pos="1980"/>
        </w:tabs>
        <w:spacing w:after="80" w:line="300" w:lineRule="auto"/>
        <w:ind w:left="1980" w:hanging="270"/>
      </w:pPr>
    </w:lvl>
    <w:lvl w:ilvl="5">
      <w:start w:val="1"/>
      <w:numFmt w:val="bullet"/>
      <w:lvlText w:val="•"/>
      <w:lvlJc w:val="left"/>
      <w:pPr>
        <w:tabs>
          <w:tab w:val="num" w:pos="2340"/>
        </w:tabs>
        <w:spacing w:after="80" w:line="300" w:lineRule="auto"/>
        <w:ind w:left="2340" w:hanging="270"/>
      </w:pPr>
    </w:lvl>
    <w:lvl w:ilvl="6">
      <w:start w:val="1"/>
      <w:numFmt w:val="bullet"/>
      <w:lvlText w:val="•"/>
      <w:lvlJc w:val="left"/>
      <w:pPr>
        <w:tabs>
          <w:tab w:val="num" w:pos="2700"/>
        </w:tabs>
        <w:spacing w:after="80" w:line="300" w:lineRule="auto"/>
        <w:ind w:left="2700" w:hanging="270"/>
      </w:pPr>
    </w:lvl>
    <w:lvl w:ilvl="7">
      <w:start w:val="1"/>
      <w:numFmt w:val="bullet"/>
      <w:lvlText w:val="•"/>
      <w:lvlJc w:val="left"/>
      <w:pPr>
        <w:tabs>
          <w:tab w:val="num" w:pos="3060"/>
        </w:tabs>
        <w:spacing w:after="80" w:line="300" w:lineRule="auto"/>
        <w:ind w:left="3060" w:hanging="270"/>
      </w:pPr>
    </w:lvl>
    <w:lvl w:ilvl="8">
      <w:start w:val="1"/>
      <w:numFmt w:val="bullet"/>
      <w:lvlText w:val="•"/>
      <w:lvlJc w:val="left"/>
      <w:pPr>
        <w:tabs>
          <w:tab w:val="num" w:pos="3420"/>
        </w:tabs>
        <w:spacing w:after="80" w:line="300" w:lineRule="auto"/>
        <w:ind w:left="3420" w:hanging="270"/>
      </w:pPr>
    </w:lvl>
  </w:abstractNum>
  <w:abstractNum w:abstractNumId="21" w15:restartNumberingAfterBreak="0">
    <w:nsid w:val="78812FE0"/>
    <w:multiLevelType w:val="multilevel"/>
    <w:tmpl w:val="B38204C6"/>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abstractNum w:abstractNumId="22" w15:restartNumberingAfterBreak="0">
    <w:nsid w:val="7FB91DD6"/>
    <w:multiLevelType w:val="multilevel"/>
    <w:tmpl w:val="AB5ED4A4"/>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num w:numId="1" w16cid:durableId="1023437397">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 Oxford">
    <w15:presenceInfo w15:providerId="Windows Live" w15:userId="1e3107d6f7af46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466"/>
    <w:rsid w:val="0015074B"/>
    <w:rsid w:val="00245687"/>
    <w:rsid w:val="00291EDD"/>
    <w:rsid w:val="0029639D"/>
    <w:rsid w:val="00326F90"/>
    <w:rsid w:val="00376E2F"/>
    <w:rsid w:val="003E17D0"/>
    <w:rsid w:val="00551BB3"/>
    <w:rsid w:val="00611985"/>
    <w:rsid w:val="00625335"/>
    <w:rsid w:val="00762053"/>
    <w:rsid w:val="00774124"/>
    <w:rsid w:val="007A43A6"/>
    <w:rsid w:val="008D5AEB"/>
    <w:rsid w:val="00AA1D8D"/>
    <w:rsid w:val="00B47730"/>
    <w:rsid w:val="00B94C43"/>
    <w:rsid w:val="00C70CFB"/>
    <w:rsid w:val="00CB0664"/>
    <w:rsid w:val="00D22D40"/>
    <w:rsid w:val="00E0594A"/>
    <w:rsid w:val="00E16A5E"/>
    <w:rsid w:val="00EA0B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9FE559"/>
  <w14:defaultImageDpi w14:val="300"/>
  <w15:docId w15:val="{A6086849-211A-4775-99F6-FC447D312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spacing w:after="80"/>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551BB3"/>
    <w:pPr>
      <w:spacing w:after="0" w:line="240" w:lineRule="auto"/>
    </w:pPr>
    <w:rPr>
      <w:rFonts w:ascii="Calibri" w:hAnsi="Calibri"/>
    </w:rPr>
  </w:style>
  <w:style w:type="character" w:styleId="CommentReference">
    <w:name w:val="annotation reference"/>
    <w:basedOn w:val="DefaultParagraphFont"/>
    <w:uiPriority w:val="99"/>
    <w:semiHidden/>
    <w:unhideWhenUsed/>
    <w:rsid w:val="00551BB3"/>
    <w:rPr>
      <w:sz w:val="16"/>
      <w:szCs w:val="16"/>
    </w:rPr>
  </w:style>
  <w:style w:type="paragraph" w:styleId="CommentText">
    <w:name w:val="annotation text"/>
    <w:basedOn w:val="Normal"/>
    <w:link w:val="CommentTextChar"/>
    <w:uiPriority w:val="99"/>
    <w:unhideWhenUsed/>
    <w:rsid w:val="00551BB3"/>
    <w:pPr>
      <w:spacing w:line="240" w:lineRule="auto"/>
    </w:pPr>
    <w:rPr>
      <w:sz w:val="20"/>
      <w:szCs w:val="20"/>
    </w:rPr>
  </w:style>
  <w:style w:type="character" w:customStyle="1" w:styleId="CommentTextChar">
    <w:name w:val="Comment Text Char"/>
    <w:basedOn w:val="DefaultParagraphFont"/>
    <w:link w:val="CommentText"/>
    <w:uiPriority w:val="99"/>
    <w:rsid w:val="00551BB3"/>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551BB3"/>
    <w:rPr>
      <w:b/>
      <w:bCs/>
    </w:rPr>
  </w:style>
  <w:style w:type="character" w:customStyle="1" w:styleId="CommentSubjectChar">
    <w:name w:val="Comment Subject Char"/>
    <w:basedOn w:val="CommentTextChar"/>
    <w:link w:val="CommentSubject"/>
    <w:uiPriority w:val="99"/>
    <w:semiHidden/>
    <w:rsid w:val="00551BB3"/>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20</Pages>
  <Words>6992</Words>
  <Characters>42936</Characters>
  <Application>Microsoft Office Word</Application>
  <DocSecurity>0</DocSecurity>
  <Lines>727</Lines>
  <Paragraphs>341</Paragraphs>
  <ScaleCrop>false</ScaleCrop>
  <HeadingPairs>
    <vt:vector size="2" baseType="variant">
      <vt:variant>
        <vt:lpstr>Title</vt:lpstr>
      </vt:variant>
      <vt:variant>
        <vt:i4>1</vt:i4>
      </vt:variant>
    </vt:vector>
  </HeadingPairs>
  <TitlesOfParts>
    <vt:vector size="1" baseType="lpstr">
      <vt:lpstr>Chapter 10: Lifespan Development - Line Edit</vt:lpstr>
    </vt:vector>
  </TitlesOfParts>
  <Manager/>
  <Company/>
  <LinksUpToDate>false</LinksUpToDate>
  <CharactersWithSpaces>49587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10: Lifespan Development - Line Edit</dc:title>
  <dc:subject>Psychology 101 instructor line-edit packet</dc:subject>
  <dc:creator>Oxford Psychology 101</dc:creator>
  <cp:keywords/>
  <dc:description>Disposable editorial snapshot generated from canonical Markdown.</dc:description>
  <cp:lastModifiedBy>Jon Oxford</cp:lastModifiedBy>
  <cp:revision>6</cp:revision>
  <dcterms:created xsi:type="dcterms:W3CDTF">2013-12-23T23:15:00Z</dcterms:created>
  <dcterms:modified xsi:type="dcterms:W3CDTF">2026-07-24T15:43:00Z</dcterms:modified>
  <cp:category/>
</cp:coreProperties>
</file>